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53A" w:rsidRDefault="00A2753A" w:rsidP="00A2753A">
      <w:pPr>
        <w:ind w:firstLine="880"/>
        <w:jc w:val="center"/>
        <w:rPr>
          <w:b/>
          <w:sz w:val="44"/>
          <w:szCs w:val="44"/>
        </w:rPr>
      </w:pPr>
    </w:p>
    <w:p w:rsidR="00A2753A" w:rsidRDefault="00A2753A" w:rsidP="00A2753A">
      <w:pPr>
        <w:ind w:firstLine="880"/>
        <w:jc w:val="center"/>
        <w:rPr>
          <w:b/>
          <w:sz w:val="44"/>
          <w:szCs w:val="44"/>
        </w:rPr>
      </w:pPr>
      <w:r w:rsidRPr="00A2753A">
        <w:rPr>
          <w:rFonts w:hint="eastAsia"/>
          <w:b/>
          <w:sz w:val="44"/>
          <w:szCs w:val="44"/>
        </w:rPr>
        <w:t>南通</w:t>
      </w:r>
      <w:r w:rsidRPr="00A2753A">
        <w:rPr>
          <w:b/>
          <w:sz w:val="44"/>
          <w:szCs w:val="44"/>
        </w:rPr>
        <w:t>农商</w:t>
      </w:r>
      <w:r w:rsidR="00B95FDC">
        <w:rPr>
          <w:rFonts w:hint="eastAsia"/>
          <w:b/>
          <w:sz w:val="44"/>
          <w:szCs w:val="44"/>
        </w:rPr>
        <w:t>行</w:t>
      </w:r>
      <w:r w:rsidRPr="00A2753A">
        <w:rPr>
          <w:rFonts w:hint="eastAsia"/>
          <w:b/>
          <w:sz w:val="44"/>
          <w:szCs w:val="44"/>
        </w:rPr>
        <w:t>·</w:t>
      </w:r>
      <w:r w:rsidR="00CD4AF5">
        <w:rPr>
          <w:rFonts w:hint="eastAsia"/>
          <w:b/>
          <w:sz w:val="44"/>
          <w:szCs w:val="44"/>
        </w:rPr>
        <w:t>安心会员卡</w:t>
      </w:r>
      <w:r w:rsidRPr="00A2753A">
        <w:rPr>
          <w:b/>
          <w:sz w:val="44"/>
          <w:szCs w:val="44"/>
        </w:rPr>
        <w:t>操作手册</w:t>
      </w:r>
    </w:p>
    <w:p w:rsidR="00A2753A" w:rsidRPr="00A44CC6" w:rsidRDefault="00A2753A" w:rsidP="00A2753A">
      <w:pPr>
        <w:ind w:firstLine="880"/>
        <w:jc w:val="center"/>
        <w:rPr>
          <w:b/>
          <w:sz w:val="44"/>
          <w:szCs w:val="44"/>
        </w:rPr>
      </w:pPr>
    </w:p>
    <w:p w:rsidR="00A2753A" w:rsidRPr="00A2753A" w:rsidRDefault="00A2753A" w:rsidP="00A2753A">
      <w:pPr>
        <w:ind w:firstLine="600"/>
        <w:jc w:val="center"/>
        <w:rPr>
          <w:sz w:val="30"/>
          <w:szCs w:val="30"/>
        </w:rPr>
      </w:pPr>
      <w:r w:rsidRPr="00A2753A">
        <w:rPr>
          <w:rFonts w:hint="eastAsia"/>
          <w:sz w:val="30"/>
          <w:szCs w:val="30"/>
        </w:rPr>
        <w:t>版本</w:t>
      </w:r>
      <w:r w:rsidRPr="00A2753A">
        <w:rPr>
          <w:sz w:val="30"/>
          <w:szCs w:val="30"/>
        </w:rPr>
        <w:t>号</w:t>
      </w:r>
      <w:r w:rsidRPr="00A2753A">
        <w:rPr>
          <w:rFonts w:hint="eastAsia"/>
          <w:sz w:val="30"/>
          <w:szCs w:val="30"/>
        </w:rPr>
        <w:t xml:space="preserve"> </w:t>
      </w: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tbl>
      <w:tblPr>
        <w:tblStyle w:val="a7"/>
        <w:tblW w:w="0" w:type="auto"/>
        <w:tblLook w:val="04A0" w:firstRow="1" w:lastRow="0" w:firstColumn="1" w:lastColumn="0" w:noHBand="0" w:noVBand="1"/>
      </w:tblPr>
      <w:tblGrid>
        <w:gridCol w:w="2130"/>
        <w:gridCol w:w="2130"/>
        <w:gridCol w:w="2131"/>
        <w:gridCol w:w="2131"/>
      </w:tblGrid>
      <w:tr w:rsidR="00A2753A" w:rsidTr="00FE330E">
        <w:tc>
          <w:tcPr>
            <w:tcW w:w="2130" w:type="dxa"/>
          </w:tcPr>
          <w:p w:rsidR="00A2753A" w:rsidRPr="00D62D0A" w:rsidRDefault="00A2753A" w:rsidP="00FE330E">
            <w:pPr>
              <w:ind w:firstLine="560"/>
              <w:jc w:val="center"/>
              <w:rPr>
                <w:sz w:val="28"/>
                <w:szCs w:val="28"/>
              </w:rPr>
            </w:pPr>
            <w:r w:rsidRPr="00D62D0A">
              <w:rPr>
                <w:rFonts w:hint="eastAsia"/>
                <w:sz w:val="28"/>
                <w:szCs w:val="28"/>
              </w:rPr>
              <w:t>版本号</w:t>
            </w:r>
          </w:p>
        </w:tc>
        <w:tc>
          <w:tcPr>
            <w:tcW w:w="2130" w:type="dxa"/>
          </w:tcPr>
          <w:p w:rsidR="00A2753A" w:rsidRPr="00D62D0A" w:rsidRDefault="00A2753A" w:rsidP="00FE330E">
            <w:pPr>
              <w:ind w:firstLine="560"/>
              <w:jc w:val="center"/>
              <w:rPr>
                <w:sz w:val="28"/>
                <w:szCs w:val="28"/>
              </w:rPr>
            </w:pPr>
            <w:r>
              <w:rPr>
                <w:rFonts w:hint="eastAsia"/>
                <w:sz w:val="28"/>
                <w:szCs w:val="28"/>
              </w:rPr>
              <w:t>修改</w:t>
            </w:r>
            <w:r w:rsidRPr="00D62D0A">
              <w:rPr>
                <w:rFonts w:hint="eastAsia"/>
                <w:sz w:val="28"/>
                <w:szCs w:val="28"/>
              </w:rPr>
              <w:t>日期</w:t>
            </w:r>
          </w:p>
        </w:tc>
        <w:tc>
          <w:tcPr>
            <w:tcW w:w="2131" w:type="dxa"/>
          </w:tcPr>
          <w:p w:rsidR="00A2753A" w:rsidRPr="00D62D0A" w:rsidRDefault="00A2753A" w:rsidP="00FE330E">
            <w:pPr>
              <w:ind w:firstLine="560"/>
              <w:jc w:val="center"/>
              <w:rPr>
                <w:sz w:val="28"/>
                <w:szCs w:val="28"/>
              </w:rPr>
            </w:pPr>
            <w:r>
              <w:rPr>
                <w:rFonts w:hint="eastAsia"/>
                <w:sz w:val="28"/>
                <w:szCs w:val="28"/>
              </w:rPr>
              <w:t>编写</w:t>
            </w:r>
            <w:r w:rsidRPr="00D62D0A">
              <w:rPr>
                <w:rFonts w:hint="eastAsia"/>
                <w:sz w:val="28"/>
                <w:szCs w:val="28"/>
              </w:rPr>
              <w:t>人</w:t>
            </w:r>
          </w:p>
        </w:tc>
        <w:tc>
          <w:tcPr>
            <w:tcW w:w="2131" w:type="dxa"/>
          </w:tcPr>
          <w:p w:rsidR="00A2753A" w:rsidRPr="00D62D0A" w:rsidRDefault="00A2753A" w:rsidP="00FE330E">
            <w:pPr>
              <w:ind w:firstLine="560"/>
              <w:jc w:val="center"/>
              <w:rPr>
                <w:sz w:val="28"/>
                <w:szCs w:val="28"/>
              </w:rPr>
            </w:pPr>
            <w:r>
              <w:rPr>
                <w:rFonts w:hint="eastAsia"/>
                <w:sz w:val="28"/>
                <w:szCs w:val="28"/>
              </w:rPr>
              <w:t>备注</w:t>
            </w: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r>
              <w:rPr>
                <w:sz w:val="24"/>
                <w:szCs w:val="24"/>
              </w:rPr>
              <w:t>2019/</w:t>
            </w:r>
            <w:r w:rsidR="00352794">
              <w:rPr>
                <w:sz w:val="24"/>
                <w:szCs w:val="24"/>
              </w:rPr>
              <w:t>8</w:t>
            </w:r>
            <w:r>
              <w:rPr>
                <w:sz w:val="24"/>
                <w:szCs w:val="24"/>
              </w:rPr>
              <w:t>/11</w:t>
            </w:r>
          </w:p>
        </w:tc>
        <w:tc>
          <w:tcPr>
            <w:tcW w:w="2131" w:type="dxa"/>
          </w:tcPr>
          <w:p w:rsidR="00A2753A" w:rsidRPr="0015493A" w:rsidRDefault="00A2753A" w:rsidP="00FE330E">
            <w:pPr>
              <w:ind w:firstLine="480"/>
              <w:rPr>
                <w:sz w:val="24"/>
                <w:szCs w:val="24"/>
              </w:rPr>
            </w:pPr>
            <w:r>
              <w:rPr>
                <w:rFonts w:hint="eastAsia"/>
                <w:sz w:val="24"/>
                <w:szCs w:val="24"/>
              </w:rPr>
              <w:t>戴亚楠</w:t>
            </w: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4F4FFB" w:rsidP="00FE330E">
            <w:pPr>
              <w:ind w:firstLine="480"/>
              <w:rPr>
                <w:rFonts w:hint="eastAsia"/>
                <w:sz w:val="24"/>
                <w:szCs w:val="24"/>
              </w:rPr>
            </w:pPr>
            <w:ins w:id="0" w:author="xbany" w:date="2019-10-25T09:17:00Z">
              <w:r>
                <w:rPr>
                  <w:rFonts w:hint="eastAsia"/>
                  <w:sz w:val="24"/>
                  <w:szCs w:val="24"/>
                </w:rPr>
                <w:t>2</w:t>
              </w:r>
              <w:r>
                <w:rPr>
                  <w:sz w:val="24"/>
                  <w:szCs w:val="24"/>
                </w:rPr>
                <w:t>019</w:t>
              </w:r>
              <w:r>
                <w:rPr>
                  <w:rFonts w:hint="eastAsia"/>
                  <w:sz w:val="24"/>
                  <w:szCs w:val="24"/>
                </w:rPr>
                <w:t>/</w:t>
              </w:r>
              <w:r>
                <w:rPr>
                  <w:sz w:val="24"/>
                  <w:szCs w:val="24"/>
                </w:rPr>
                <w:t>10/25</w:t>
              </w:r>
            </w:ins>
          </w:p>
        </w:tc>
        <w:tc>
          <w:tcPr>
            <w:tcW w:w="2131" w:type="dxa"/>
          </w:tcPr>
          <w:p w:rsidR="00A2753A" w:rsidRPr="0015493A" w:rsidRDefault="004F4FFB" w:rsidP="00FE330E">
            <w:pPr>
              <w:ind w:firstLine="480"/>
              <w:rPr>
                <w:sz w:val="24"/>
                <w:szCs w:val="24"/>
              </w:rPr>
            </w:pPr>
            <w:ins w:id="1" w:author="xbany" w:date="2019-10-25T09:17:00Z">
              <w:r>
                <w:rPr>
                  <w:rFonts w:hint="eastAsia"/>
                  <w:sz w:val="24"/>
                  <w:szCs w:val="24"/>
                </w:rPr>
                <w:t>戴亚楠</w:t>
              </w:r>
            </w:ins>
          </w:p>
        </w:tc>
        <w:tc>
          <w:tcPr>
            <w:tcW w:w="2131" w:type="dxa"/>
          </w:tcPr>
          <w:p w:rsidR="00A2753A" w:rsidRPr="0015493A" w:rsidRDefault="00E11315" w:rsidP="00FE330E">
            <w:pPr>
              <w:ind w:firstLine="480"/>
              <w:rPr>
                <w:sz w:val="24"/>
                <w:szCs w:val="24"/>
              </w:rPr>
            </w:pPr>
            <w:ins w:id="2" w:author="xbany" w:date="2019-10-25T09:17:00Z">
              <w:r>
                <w:rPr>
                  <w:rFonts w:hint="eastAsia"/>
                  <w:sz w:val="24"/>
                  <w:szCs w:val="24"/>
                </w:rPr>
                <w:t>1</w:t>
              </w:r>
              <w:r>
                <w:rPr>
                  <w:rFonts w:hint="eastAsia"/>
                  <w:sz w:val="24"/>
                  <w:szCs w:val="24"/>
                </w:rPr>
                <w:t>：</w:t>
              </w:r>
              <w:r w:rsidR="00A53D85">
                <w:rPr>
                  <w:rFonts w:hint="eastAsia"/>
                  <w:sz w:val="24"/>
                  <w:szCs w:val="24"/>
                </w:rPr>
                <w:t>新增安心会员卡更换绑定手机号码</w:t>
              </w:r>
            </w:ins>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bl>
    <w:p w:rsidR="00A2753A" w:rsidRDefault="00A2753A"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sdt>
      <w:sdtPr>
        <w:rPr>
          <w:rFonts w:ascii="Tahoma" w:eastAsia="微软雅黑" w:hAnsi="Tahoma" w:cstheme="minorBidi"/>
          <w:color w:val="auto"/>
          <w:sz w:val="22"/>
          <w:szCs w:val="22"/>
          <w:lang w:val="zh-CN"/>
        </w:rPr>
        <w:id w:val="2057274721"/>
        <w:docPartObj>
          <w:docPartGallery w:val="Table of Contents"/>
          <w:docPartUnique/>
        </w:docPartObj>
      </w:sdtPr>
      <w:sdtEndPr>
        <w:rPr>
          <w:b/>
          <w:bCs/>
        </w:rPr>
      </w:sdtEndPr>
      <w:sdtContent>
        <w:p w:rsidR="007E4BE0" w:rsidRPr="007E4BE0" w:rsidRDefault="007E4BE0" w:rsidP="007E4BE0">
          <w:pPr>
            <w:pStyle w:val="TOC"/>
            <w:jc w:val="center"/>
            <w:rPr>
              <w:b/>
              <w:bCs/>
            </w:rPr>
          </w:pPr>
          <w:r w:rsidRPr="007E4BE0">
            <w:rPr>
              <w:b/>
              <w:bCs/>
              <w:lang w:val="zh-CN"/>
            </w:rPr>
            <w:t>目录</w:t>
          </w:r>
        </w:p>
        <w:p w:rsidR="004F4FFB" w:rsidRDefault="007E4BE0">
          <w:pPr>
            <w:pStyle w:val="TOC1"/>
            <w:tabs>
              <w:tab w:val="right" w:leader="dot" w:pos="8296"/>
            </w:tabs>
            <w:rPr>
              <w:ins w:id="3" w:author="xbany" w:date="2019-10-25T09:17:00Z"/>
              <w:rFonts w:cstheme="minorBidi"/>
              <w:noProof/>
              <w:kern w:val="2"/>
              <w:sz w:val="21"/>
            </w:rPr>
          </w:pPr>
          <w:r>
            <w:fldChar w:fldCharType="begin"/>
          </w:r>
          <w:r>
            <w:instrText xml:space="preserve"> TOC \o "1-3" \h \z \u </w:instrText>
          </w:r>
          <w:r>
            <w:fldChar w:fldCharType="separate"/>
          </w:r>
          <w:ins w:id="4" w:author="xbany" w:date="2019-10-25T09:17:00Z">
            <w:r w:rsidR="004F4FFB" w:rsidRPr="005025CE">
              <w:rPr>
                <w:rStyle w:val="aa"/>
                <w:noProof/>
              </w:rPr>
              <w:fldChar w:fldCharType="begin"/>
            </w:r>
            <w:r w:rsidR="004F4FFB" w:rsidRPr="005025CE">
              <w:rPr>
                <w:rStyle w:val="aa"/>
                <w:noProof/>
              </w:rPr>
              <w:instrText xml:space="preserve"> </w:instrText>
            </w:r>
            <w:r w:rsidR="004F4FFB">
              <w:rPr>
                <w:noProof/>
              </w:rPr>
              <w:instrText>HYPERLINK \l "_Toc22887450"</w:instrText>
            </w:r>
            <w:r w:rsidR="004F4FFB" w:rsidRPr="005025CE">
              <w:rPr>
                <w:rStyle w:val="aa"/>
                <w:noProof/>
              </w:rPr>
              <w:instrText xml:space="preserve"> </w:instrText>
            </w:r>
            <w:r w:rsidR="004F4FFB" w:rsidRPr="005025CE">
              <w:rPr>
                <w:rStyle w:val="aa"/>
                <w:noProof/>
              </w:rPr>
            </w:r>
            <w:r w:rsidR="004F4FFB" w:rsidRPr="005025CE">
              <w:rPr>
                <w:rStyle w:val="aa"/>
                <w:noProof/>
              </w:rPr>
              <w:fldChar w:fldCharType="separate"/>
            </w:r>
            <w:r w:rsidR="004F4FFB" w:rsidRPr="005025CE">
              <w:rPr>
                <w:rStyle w:val="aa"/>
                <w:noProof/>
              </w:rPr>
              <w:t>1</w:t>
            </w:r>
            <w:r w:rsidR="004F4FFB" w:rsidRPr="005025CE">
              <w:rPr>
                <w:rStyle w:val="aa"/>
                <w:noProof/>
              </w:rPr>
              <w:t>引言</w:t>
            </w:r>
            <w:r w:rsidR="004F4FFB">
              <w:rPr>
                <w:noProof/>
                <w:webHidden/>
              </w:rPr>
              <w:tab/>
            </w:r>
            <w:r w:rsidR="004F4FFB">
              <w:rPr>
                <w:noProof/>
                <w:webHidden/>
              </w:rPr>
              <w:fldChar w:fldCharType="begin"/>
            </w:r>
            <w:r w:rsidR="004F4FFB">
              <w:rPr>
                <w:noProof/>
                <w:webHidden/>
              </w:rPr>
              <w:instrText xml:space="preserve"> PAGEREF _Toc22887450 \h </w:instrText>
            </w:r>
            <w:r w:rsidR="004F4FFB">
              <w:rPr>
                <w:noProof/>
                <w:webHidden/>
              </w:rPr>
            </w:r>
          </w:ins>
          <w:r w:rsidR="004F4FFB">
            <w:rPr>
              <w:noProof/>
              <w:webHidden/>
            </w:rPr>
            <w:fldChar w:fldCharType="separate"/>
          </w:r>
          <w:ins w:id="5" w:author="xbany" w:date="2019-10-25T09:17:00Z">
            <w:r w:rsidR="004F4FFB">
              <w:rPr>
                <w:noProof/>
                <w:webHidden/>
              </w:rPr>
              <w:t>4</w:t>
            </w:r>
            <w:r w:rsidR="004F4FFB">
              <w:rPr>
                <w:noProof/>
                <w:webHidden/>
              </w:rPr>
              <w:fldChar w:fldCharType="end"/>
            </w:r>
            <w:r w:rsidR="004F4FFB" w:rsidRPr="005025CE">
              <w:rPr>
                <w:rStyle w:val="aa"/>
                <w:noProof/>
              </w:rPr>
              <w:fldChar w:fldCharType="end"/>
            </w:r>
          </w:ins>
        </w:p>
        <w:p w:rsidR="004F4FFB" w:rsidRDefault="004F4FFB">
          <w:pPr>
            <w:pStyle w:val="TOC2"/>
            <w:tabs>
              <w:tab w:val="right" w:leader="dot" w:pos="8296"/>
            </w:tabs>
            <w:rPr>
              <w:ins w:id="6" w:author="xbany" w:date="2019-10-25T09:17:00Z"/>
              <w:rFonts w:cstheme="minorBidi"/>
              <w:noProof/>
              <w:kern w:val="2"/>
              <w:sz w:val="21"/>
            </w:rPr>
          </w:pPr>
          <w:ins w:id="7" w:author="xbany" w:date="2019-10-25T09:17:00Z">
            <w:r w:rsidRPr="005025CE">
              <w:rPr>
                <w:rStyle w:val="aa"/>
                <w:noProof/>
              </w:rPr>
              <w:fldChar w:fldCharType="begin"/>
            </w:r>
            <w:r w:rsidRPr="005025CE">
              <w:rPr>
                <w:rStyle w:val="aa"/>
                <w:noProof/>
              </w:rPr>
              <w:instrText xml:space="preserve"> </w:instrText>
            </w:r>
            <w:r>
              <w:rPr>
                <w:noProof/>
              </w:rPr>
              <w:instrText>HYPERLINK \l "_Toc22887451"</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1.1</w:t>
            </w:r>
            <w:r w:rsidRPr="005025CE">
              <w:rPr>
                <w:rStyle w:val="aa"/>
                <w:noProof/>
              </w:rPr>
              <w:t>概述</w:t>
            </w:r>
            <w:r>
              <w:rPr>
                <w:noProof/>
                <w:webHidden/>
              </w:rPr>
              <w:tab/>
            </w:r>
            <w:r>
              <w:rPr>
                <w:noProof/>
                <w:webHidden/>
              </w:rPr>
              <w:fldChar w:fldCharType="begin"/>
            </w:r>
            <w:r>
              <w:rPr>
                <w:noProof/>
                <w:webHidden/>
              </w:rPr>
              <w:instrText xml:space="preserve"> PAGEREF _Toc22887451 \h </w:instrText>
            </w:r>
            <w:r>
              <w:rPr>
                <w:noProof/>
                <w:webHidden/>
              </w:rPr>
            </w:r>
          </w:ins>
          <w:r>
            <w:rPr>
              <w:noProof/>
              <w:webHidden/>
            </w:rPr>
            <w:fldChar w:fldCharType="separate"/>
          </w:r>
          <w:ins w:id="8" w:author="xbany" w:date="2019-10-25T09:17:00Z">
            <w:r>
              <w:rPr>
                <w:noProof/>
                <w:webHidden/>
              </w:rPr>
              <w:t>4</w:t>
            </w:r>
            <w:r>
              <w:rPr>
                <w:noProof/>
                <w:webHidden/>
              </w:rPr>
              <w:fldChar w:fldCharType="end"/>
            </w:r>
            <w:r w:rsidRPr="005025CE">
              <w:rPr>
                <w:rStyle w:val="aa"/>
                <w:noProof/>
              </w:rPr>
              <w:fldChar w:fldCharType="end"/>
            </w:r>
          </w:ins>
        </w:p>
        <w:p w:rsidR="004F4FFB" w:rsidRDefault="004F4FFB">
          <w:pPr>
            <w:pStyle w:val="TOC2"/>
            <w:tabs>
              <w:tab w:val="right" w:leader="dot" w:pos="8296"/>
            </w:tabs>
            <w:rPr>
              <w:ins w:id="9" w:author="xbany" w:date="2019-10-25T09:17:00Z"/>
              <w:rFonts w:cstheme="minorBidi"/>
              <w:noProof/>
              <w:kern w:val="2"/>
              <w:sz w:val="21"/>
            </w:rPr>
          </w:pPr>
          <w:ins w:id="10" w:author="xbany" w:date="2019-10-25T09:17:00Z">
            <w:r w:rsidRPr="005025CE">
              <w:rPr>
                <w:rStyle w:val="aa"/>
                <w:noProof/>
              </w:rPr>
              <w:fldChar w:fldCharType="begin"/>
            </w:r>
            <w:r w:rsidRPr="005025CE">
              <w:rPr>
                <w:rStyle w:val="aa"/>
                <w:noProof/>
              </w:rPr>
              <w:instrText xml:space="preserve"> </w:instrText>
            </w:r>
            <w:r>
              <w:rPr>
                <w:noProof/>
              </w:rPr>
              <w:instrText>HYPERLINK \l "_Toc22887452"</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1.2</w:t>
            </w:r>
            <w:r w:rsidRPr="005025CE">
              <w:rPr>
                <w:rStyle w:val="aa"/>
                <w:noProof/>
              </w:rPr>
              <w:t>编写目的</w:t>
            </w:r>
            <w:r>
              <w:rPr>
                <w:noProof/>
                <w:webHidden/>
              </w:rPr>
              <w:tab/>
            </w:r>
            <w:r>
              <w:rPr>
                <w:noProof/>
                <w:webHidden/>
              </w:rPr>
              <w:fldChar w:fldCharType="begin"/>
            </w:r>
            <w:r>
              <w:rPr>
                <w:noProof/>
                <w:webHidden/>
              </w:rPr>
              <w:instrText xml:space="preserve"> PAGEREF _Toc22887452 \h </w:instrText>
            </w:r>
            <w:r>
              <w:rPr>
                <w:noProof/>
                <w:webHidden/>
              </w:rPr>
            </w:r>
          </w:ins>
          <w:r>
            <w:rPr>
              <w:noProof/>
              <w:webHidden/>
            </w:rPr>
            <w:fldChar w:fldCharType="separate"/>
          </w:r>
          <w:ins w:id="11" w:author="xbany" w:date="2019-10-25T09:17:00Z">
            <w:r>
              <w:rPr>
                <w:noProof/>
                <w:webHidden/>
              </w:rPr>
              <w:t>4</w:t>
            </w:r>
            <w:r>
              <w:rPr>
                <w:noProof/>
                <w:webHidden/>
              </w:rPr>
              <w:fldChar w:fldCharType="end"/>
            </w:r>
            <w:r w:rsidRPr="005025CE">
              <w:rPr>
                <w:rStyle w:val="aa"/>
                <w:noProof/>
              </w:rPr>
              <w:fldChar w:fldCharType="end"/>
            </w:r>
          </w:ins>
        </w:p>
        <w:p w:rsidR="004F4FFB" w:rsidRDefault="004F4FFB">
          <w:pPr>
            <w:pStyle w:val="TOC2"/>
            <w:tabs>
              <w:tab w:val="right" w:leader="dot" w:pos="8296"/>
            </w:tabs>
            <w:rPr>
              <w:ins w:id="12" w:author="xbany" w:date="2019-10-25T09:17:00Z"/>
              <w:rFonts w:cstheme="minorBidi"/>
              <w:noProof/>
              <w:kern w:val="2"/>
              <w:sz w:val="21"/>
            </w:rPr>
          </w:pPr>
          <w:ins w:id="13" w:author="xbany" w:date="2019-10-25T09:17:00Z">
            <w:r w:rsidRPr="005025CE">
              <w:rPr>
                <w:rStyle w:val="aa"/>
                <w:noProof/>
              </w:rPr>
              <w:fldChar w:fldCharType="begin"/>
            </w:r>
            <w:r w:rsidRPr="005025CE">
              <w:rPr>
                <w:rStyle w:val="aa"/>
                <w:noProof/>
              </w:rPr>
              <w:instrText xml:space="preserve"> </w:instrText>
            </w:r>
            <w:r>
              <w:rPr>
                <w:noProof/>
              </w:rPr>
              <w:instrText>HYPERLINK \l "_Toc22887453"</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1.3</w:t>
            </w:r>
            <w:r w:rsidRPr="005025CE">
              <w:rPr>
                <w:rStyle w:val="aa"/>
                <w:noProof/>
              </w:rPr>
              <w:t>应用操作系统</w:t>
            </w:r>
            <w:r>
              <w:rPr>
                <w:noProof/>
                <w:webHidden/>
              </w:rPr>
              <w:tab/>
            </w:r>
            <w:r>
              <w:rPr>
                <w:noProof/>
                <w:webHidden/>
              </w:rPr>
              <w:fldChar w:fldCharType="begin"/>
            </w:r>
            <w:r>
              <w:rPr>
                <w:noProof/>
                <w:webHidden/>
              </w:rPr>
              <w:instrText xml:space="preserve"> PAGEREF _Toc22887453 \h </w:instrText>
            </w:r>
            <w:r>
              <w:rPr>
                <w:noProof/>
                <w:webHidden/>
              </w:rPr>
            </w:r>
          </w:ins>
          <w:r>
            <w:rPr>
              <w:noProof/>
              <w:webHidden/>
            </w:rPr>
            <w:fldChar w:fldCharType="separate"/>
          </w:r>
          <w:ins w:id="14" w:author="xbany" w:date="2019-10-25T09:17:00Z">
            <w:r>
              <w:rPr>
                <w:noProof/>
                <w:webHidden/>
              </w:rPr>
              <w:t>4</w:t>
            </w:r>
            <w:r>
              <w:rPr>
                <w:noProof/>
                <w:webHidden/>
              </w:rPr>
              <w:fldChar w:fldCharType="end"/>
            </w:r>
            <w:r w:rsidRPr="005025CE">
              <w:rPr>
                <w:rStyle w:val="aa"/>
                <w:noProof/>
              </w:rPr>
              <w:fldChar w:fldCharType="end"/>
            </w:r>
          </w:ins>
        </w:p>
        <w:p w:rsidR="004F4FFB" w:rsidRDefault="004F4FFB">
          <w:pPr>
            <w:pStyle w:val="TOC1"/>
            <w:tabs>
              <w:tab w:val="right" w:leader="dot" w:pos="8296"/>
            </w:tabs>
            <w:rPr>
              <w:ins w:id="15" w:author="xbany" w:date="2019-10-25T09:17:00Z"/>
              <w:rFonts w:cstheme="minorBidi"/>
              <w:noProof/>
              <w:kern w:val="2"/>
              <w:sz w:val="21"/>
            </w:rPr>
          </w:pPr>
          <w:ins w:id="16" w:author="xbany" w:date="2019-10-25T09:17:00Z">
            <w:r w:rsidRPr="005025CE">
              <w:rPr>
                <w:rStyle w:val="aa"/>
                <w:noProof/>
              </w:rPr>
              <w:fldChar w:fldCharType="begin"/>
            </w:r>
            <w:r w:rsidRPr="005025CE">
              <w:rPr>
                <w:rStyle w:val="aa"/>
                <w:noProof/>
              </w:rPr>
              <w:instrText xml:space="preserve"> </w:instrText>
            </w:r>
            <w:r>
              <w:rPr>
                <w:noProof/>
              </w:rPr>
              <w:instrText>HYPERLINK \l "_Toc22887454"</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2</w:t>
            </w:r>
            <w:r w:rsidRPr="005025CE">
              <w:rPr>
                <w:rStyle w:val="aa"/>
                <w:noProof/>
              </w:rPr>
              <w:t>使用方法</w:t>
            </w:r>
            <w:r>
              <w:rPr>
                <w:noProof/>
                <w:webHidden/>
              </w:rPr>
              <w:tab/>
            </w:r>
            <w:r>
              <w:rPr>
                <w:noProof/>
                <w:webHidden/>
              </w:rPr>
              <w:fldChar w:fldCharType="begin"/>
            </w:r>
            <w:r>
              <w:rPr>
                <w:noProof/>
                <w:webHidden/>
              </w:rPr>
              <w:instrText xml:space="preserve"> PAGEREF _Toc22887454 \h </w:instrText>
            </w:r>
            <w:r>
              <w:rPr>
                <w:noProof/>
                <w:webHidden/>
              </w:rPr>
            </w:r>
          </w:ins>
          <w:r>
            <w:rPr>
              <w:noProof/>
              <w:webHidden/>
            </w:rPr>
            <w:fldChar w:fldCharType="separate"/>
          </w:r>
          <w:ins w:id="17" w:author="xbany" w:date="2019-10-25T09:17:00Z">
            <w:r>
              <w:rPr>
                <w:noProof/>
                <w:webHidden/>
              </w:rPr>
              <w:t>4</w:t>
            </w:r>
            <w:r>
              <w:rPr>
                <w:noProof/>
                <w:webHidden/>
              </w:rPr>
              <w:fldChar w:fldCharType="end"/>
            </w:r>
            <w:r w:rsidRPr="005025CE">
              <w:rPr>
                <w:rStyle w:val="aa"/>
                <w:noProof/>
              </w:rPr>
              <w:fldChar w:fldCharType="end"/>
            </w:r>
          </w:ins>
        </w:p>
        <w:p w:rsidR="004F4FFB" w:rsidRDefault="004F4FFB">
          <w:pPr>
            <w:pStyle w:val="TOC2"/>
            <w:tabs>
              <w:tab w:val="right" w:leader="dot" w:pos="8296"/>
            </w:tabs>
            <w:rPr>
              <w:ins w:id="18" w:author="xbany" w:date="2019-10-25T09:17:00Z"/>
              <w:rFonts w:cstheme="minorBidi"/>
              <w:noProof/>
              <w:kern w:val="2"/>
              <w:sz w:val="21"/>
            </w:rPr>
          </w:pPr>
          <w:ins w:id="19" w:author="xbany" w:date="2019-10-25T09:17:00Z">
            <w:r w:rsidRPr="005025CE">
              <w:rPr>
                <w:rStyle w:val="aa"/>
                <w:noProof/>
              </w:rPr>
              <w:fldChar w:fldCharType="begin"/>
            </w:r>
            <w:r w:rsidRPr="005025CE">
              <w:rPr>
                <w:rStyle w:val="aa"/>
                <w:noProof/>
              </w:rPr>
              <w:instrText xml:space="preserve"> </w:instrText>
            </w:r>
            <w:r>
              <w:rPr>
                <w:noProof/>
              </w:rPr>
              <w:instrText>HYPERLINK \l "_Toc22887455"</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2.1</w:t>
            </w:r>
            <w:r w:rsidRPr="005025CE">
              <w:rPr>
                <w:rStyle w:val="aa"/>
                <w:noProof/>
              </w:rPr>
              <w:t>软件运行</w:t>
            </w:r>
            <w:r>
              <w:rPr>
                <w:noProof/>
                <w:webHidden/>
              </w:rPr>
              <w:tab/>
            </w:r>
            <w:r>
              <w:rPr>
                <w:noProof/>
                <w:webHidden/>
              </w:rPr>
              <w:fldChar w:fldCharType="begin"/>
            </w:r>
            <w:r>
              <w:rPr>
                <w:noProof/>
                <w:webHidden/>
              </w:rPr>
              <w:instrText xml:space="preserve"> PAGEREF _Toc22887455 \h </w:instrText>
            </w:r>
            <w:r>
              <w:rPr>
                <w:noProof/>
                <w:webHidden/>
              </w:rPr>
            </w:r>
          </w:ins>
          <w:r>
            <w:rPr>
              <w:noProof/>
              <w:webHidden/>
            </w:rPr>
            <w:fldChar w:fldCharType="separate"/>
          </w:r>
          <w:ins w:id="20" w:author="xbany" w:date="2019-10-25T09:17:00Z">
            <w:r>
              <w:rPr>
                <w:noProof/>
                <w:webHidden/>
              </w:rPr>
              <w:t>5</w:t>
            </w:r>
            <w:r>
              <w:rPr>
                <w:noProof/>
                <w:webHidden/>
              </w:rPr>
              <w:fldChar w:fldCharType="end"/>
            </w:r>
            <w:r w:rsidRPr="005025CE">
              <w:rPr>
                <w:rStyle w:val="aa"/>
                <w:noProof/>
              </w:rPr>
              <w:fldChar w:fldCharType="end"/>
            </w:r>
          </w:ins>
        </w:p>
        <w:p w:rsidR="004F4FFB" w:rsidRDefault="004F4FFB">
          <w:pPr>
            <w:pStyle w:val="TOC1"/>
            <w:tabs>
              <w:tab w:val="right" w:leader="dot" w:pos="8296"/>
            </w:tabs>
            <w:rPr>
              <w:ins w:id="21" w:author="xbany" w:date="2019-10-25T09:17:00Z"/>
              <w:rFonts w:cstheme="minorBidi"/>
              <w:noProof/>
              <w:kern w:val="2"/>
              <w:sz w:val="21"/>
            </w:rPr>
          </w:pPr>
          <w:ins w:id="22" w:author="xbany" w:date="2019-10-25T09:17:00Z">
            <w:r w:rsidRPr="005025CE">
              <w:rPr>
                <w:rStyle w:val="aa"/>
                <w:noProof/>
              </w:rPr>
              <w:fldChar w:fldCharType="begin"/>
            </w:r>
            <w:r w:rsidRPr="005025CE">
              <w:rPr>
                <w:rStyle w:val="aa"/>
                <w:noProof/>
              </w:rPr>
              <w:instrText xml:space="preserve"> </w:instrText>
            </w:r>
            <w:r>
              <w:rPr>
                <w:noProof/>
              </w:rPr>
              <w:instrText>HYPERLINK \l "_Toc22887456"</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3.1</w:t>
            </w:r>
            <w:r w:rsidRPr="005025CE">
              <w:rPr>
                <w:rStyle w:val="aa"/>
                <w:noProof/>
              </w:rPr>
              <w:t>用户注册</w:t>
            </w:r>
            <w:r>
              <w:rPr>
                <w:noProof/>
                <w:webHidden/>
              </w:rPr>
              <w:tab/>
            </w:r>
            <w:r>
              <w:rPr>
                <w:noProof/>
                <w:webHidden/>
              </w:rPr>
              <w:fldChar w:fldCharType="begin"/>
            </w:r>
            <w:r>
              <w:rPr>
                <w:noProof/>
                <w:webHidden/>
              </w:rPr>
              <w:instrText xml:space="preserve"> PAGEREF _Toc22887456 \h </w:instrText>
            </w:r>
            <w:r>
              <w:rPr>
                <w:noProof/>
                <w:webHidden/>
              </w:rPr>
            </w:r>
          </w:ins>
          <w:r>
            <w:rPr>
              <w:noProof/>
              <w:webHidden/>
            </w:rPr>
            <w:fldChar w:fldCharType="separate"/>
          </w:r>
          <w:ins w:id="23" w:author="xbany" w:date="2019-10-25T09:17:00Z">
            <w:r>
              <w:rPr>
                <w:noProof/>
                <w:webHidden/>
              </w:rPr>
              <w:t>5</w:t>
            </w:r>
            <w:r>
              <w:rPr>
                <w:noProof/>
                <w:webHidden/>
              </w:rPr>
              <w:fldChar w:fldCharType="end"/>
            </w:r>
            <w:r w:rsidRPr="005025CE">
              <w:rPr>
                <w:rStyle w:val="aa"/>
                <w:noProof/>
              </w:rPr>
              <w:fldChar w:fldCharType="end"/>
            </w:r>
          </w:ins>
        </w:p>
        <w:p w:rsidR="004F4FFB" w:rsidRDefault="004F4FFB">
          <w:pPr>
            <w:pStyle w:val="TOC3"/>
            <w:tabs>
              <w:tab w:val="right" w:leader="dot" w:pos="8296"/>
            </w:tabs>
            <w:rPr>
              <w:ins w:id="24" w:author="xbany" w:date="2019-10-25T09:17:00Z"/>
              <w:rFonts w:cstheme="minorBidi"/>
              <w:noProof/>
              <w:kern w:val="2"/>
              <w:sz w:val="21"/>
            </w:rPr>
          </w:pPr>
          <w:ins w:id="25" w:author="xbany" w:date="2019-10-25T09:17:00Z">
            <w:r w:rsidRPr="005025CE">
              <w:rPr>
                <w:rStyle w:val="aa"/>
                <w:noProof/>
              </w:rPr>
              <w:fldChar w:fldCharType="begin"/>
            </w:r>
            <w:r w:rsidRPr="005025CE">
              <w:rPr>
                <w:rStyle w:val="aa"/>
                <w:noProof/>
              </w:rPr>
              <w:instrText xml:space="preserve"> </w:instrText>
            </w:r>
            <w:r>
              <w:rPr>
                <w:noProof/>
              </w:rPr>
              <w:instrText>HYPERLINK \l "_Toc22887457"</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3.1.1</w:t>
            </w:r>
            <w:r w:rsidRPr="005025CE">
              <w:rPr>
                <w:rStyle w:val="aa"/>
                <w:noProof/>
              </w:rPr>
              <w:t>操作要点及出错信息说明</w:t>
            </w:r>
            <w:r>
              <w:rPr>
                <w:noProof/>
                <w:webHidden/>
              </w:rPr>
              <w:tab/>
            </w:r>
            <w:r>
              <w:rPr>
                <w:noProof/>
                <w:webHidden/>
              </w:rPr>
              <w:fldChar w:fldCharType="begin"/>
            </w:r>
            <w:r>
              <w:rPr>
                <w:noProof/>
                <w:webHidden/>
              </w:rPr>
              <w:instrText xml:space="preserve"> PAGEREF _Toc22887457 \h </w:instrText>
            </w:r>
            <w:r>
              <w:rPr>
                <w:noProof/>
                <w:webHidden/>
              </w:rPr>
            </w:r>
          </w:ins>
          <w:r>
            <w:rPr>
              <w:noProof/>
              <w:webHidden/>
            </w:rPr>
            <w:fldChar w:fldCharType="separate"/>
          </w:r>
          <w:ins w:id="26" w:author="xbany" w:date="2019-10-25T09:17:00Z">
            <w:r>
              <w:rPr>
                <w:noProof/>
                <w:webHidden/>
              </w:rPr>
              <w:t>11</w:t>
            </w:r>
            <w:r>
              <w:rPr>
                <w:noProof/>
                <w:webHidden/>
              </w:rPr>
              <w:fldChar w:fldCharType="end"/>
            </w:r>
            <w:r w:rsidRPr="005025CE">
              <w:rPr>
                <w:rStyle w:val="aa"/>
                <w:noProof/>
              </w:rPr>
              <w:fldChar w:fldCharType="end"/>
            </w:r>
          </w:ins>
        </w:p>
        <w:p w:rsidR="004F4FFB" w:rsidRDefault="004F4FFB">
          <w:pPr>
            <w:pStyle w:val="TOC1"/>
            <w:tabs>
              <w:tab w:val="right" w:leader="dot" w:pos="8296"/>
            </w:tabs>
            <w:rPr>
              <w:ins w:id="27" w:author="xbany" w:date="2019-10-25T09:17:00Z"/>
              <w:rFonts w:cstheme="minorBidi"/>
              <w:noProof/>
              <w:kern w:val="2"/>
              <w:sz w:val="21"/>
            </w:rPr>
          </w:pPr>
          <w:ins w:id="28" w:author="xbany" w:date="2019-10-25T09:17:00Z">
            <w:r w:rsidRPr="005025CE">
              <w:rPr>
                <w:rStyle w:val="aa"/>
                <w:noProof/>
              </w:rPr>
              <w:fldChar w:fldCharType="begin"/>
            </w:r>
            <w:r w:rsidRPr="005025CE">
              <w:rPr>
                <w:rStyle w:val="aa"/>
                <w:noProof/>
              </w:rPr>
              <w:instrText xml:space="preserve"> </w:instrText>
            </w:r>
            <w:r>
              <w:rPr>
                <w:noProof/>
              </w:rPr>
              <w:instrText>HYPERLINK \l "_Toc22887458"</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3.2</w:t>
            </w:r>
            <w:r w:rsidRPr="005025CE">
              <w:rPr>
                <w:rStyle w:val="aa"/>
                <w:noProof/>
              </w:rPr>
              <w:t>成为会员</w:t>
            </w:r>
            <w:r>
              <w:rPr>
                <w:noProof/>
                <w:webHidden/>
              </w:rPr>
              <w:tab/>
            </w:r>
            <w:r>
              <w:rPr>
                <w:noProof/>
                <w:webHidden/>
              </w:rPr>
              <w:fldChar w:fldCharType="begin"/>
            </w:r>
            <w:r>
              <w:rPr>
                <w:noProof/>
                <w:webHidden/>
              </w:rPr>
              <w:instrText xml:space="preserve"> PAGEREF _Toc22887458 \h </w:instrText>
            </w:r>
            <w:r>
              <w:rPr>
                <w:noProof/>
                <w:webHidden/>
              </w:rPr>
            </w:r>
          </w:ins>
          <w:r>
            <w:rPr>
              <w:noProof/>
              <w:webHidden/>
            </w:rPr>
            <w:fldChar w:fldCharType="separate"/>
          </w:r>
          <w:ins w:id="29" w:author="xbany" w:date="2019-10-25T09:17:00Z">
            <w:r>
              <w:rPr>
                <w:noProof/>
                <w:webHidden/>
              </w:rPr>
              <w:t>12</w:t>
            </w:r>
            <w:r>
              <w:rPr>
                <w:noProof/>
                <w:webHidden/>
              </w:rPr>
              <w:fldChar w:fldCharType="end"/>
            </w:r>
            <w:r w:rsidRPr="005025CE">
              <w:rPr>
                <w:rStyle w:val="aa"/>
                <w:noProof/>
              </w:rPr>
              <w:fldChar w:fldCharType="end"/>
            </w:r>
          </w:ins>
        </w:p>
        <w:p w:rsidR="004F4FFB" w:rsidRDefault="004F4FFB">
          <w:pPr>
            <w:pStyle w:val="TOC3"/>
            <w:tabs>
              <w:tab w:val="right" w:leader="dot" w:pos="8296"/>
            </w:tabs>
            <w:rPr>
              <w:ins w:id="30" w:author="xbany" w:date="2019-10-25T09:17:00Z"/>
              <w:rFonts w:cstheme="minorBidi"/>
              <w:noProof/>
              <w:kern w:val="2"/>
              <w:sz w:val="21"/>
            </w:rPr>
          </w:pPr>
          <w:ins w:id="31" w:author="xbany" w:date="2019-10-25T09:17:00Z">
            <w:r w:rsidRPr="005025CE">
              <w:rPr>
                <w:rStyle w:val="aa"/>
                <w:noProof/>
              </w:rPr>
              <w:fldChar w:fldCharType="begin"/>
            </w:r>
            <w:r w:rsidRPr="005025CE">
              <w:rPr>
                <w:rStyle w:val="aa"/>
                <w:noProof/>
              </w:rPr>
              <w:instrText xml:space="preserve"> </w:instrText>
            </w:r>
            <w:r>
              <w:rPr>
                <w:noProof/>
              </w:rPr>
              <w:instrText>HYPERLINK \l "_Toc22887459"</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3.2.1</w:t>
            </w:r>
            <w:r w:rsidRPr="005025CE">
              <w:rPr>
                <w:rStyle w:val="aa"/>
                <w:noProof/>
              </w:rPr>
              <w:t>操作要点及出错信息说明</w:t>
            </w:r>
            <w:r>
              <w:rPr>
                <w:noProof/>
                <w:webHidden/>
              </w:rPr>
              <w:tab/>
            </w:r>
            <w:r>
              <w:rPr>
                <w:noProof/>
                <w:webHidden/>
              </w:rPr>
              <w:fldChar w:fldCharType="begin"/>
            </w:r>
            <w:r>
              <w:rPr>
                <w:noProof/>
                <w:webHidden/>
              </w:rPr>
              <w:instrText xml:space="preserve"> PAGEREF _Toc22887459 \h </w:instrText>
            </w:r>
            <w:r>
              <w:rPr>
                <w:noProof/>
                <w:webHidden/>
              </w:rPr>
            </w:r>
          </w:ins>
          <w:r>
            <w:rPr>
              <w:noProof/>
              <w:webHidden/>
            </w:rPr>
            <w:fldChar w:fldCharType="separate"/>
          </w:r>
          <w:ins w:id="32" w:author="xbany" w:date="2019-10-25T09:17:00Z">
            <w:r>
              <w:rPr>
                <w:noProof/>
                <w:webHidden/>
              </w:rPr>
              <w:t>17</w:t>
            </w:r>
            <w:r>
              <w:rPr>
                <w:noProof/>
                <w:webHidden/>
              </w:rPr>
              <w:fldChar w:fldCharType="end"/>
            </w:r>
            <w:r w:rsidRPr="005025CE">
              <w:rPr>
                <w:rStyle w:val="aa"/>
                <w:noProof/>
              </w:rPr>
              <w:fldChar w:fldCharType="end"/>
            </w:r>
          </w:ins>
        </w:p>
        <w:p w:rsidR="004F4FFB" w:rsidRDefault="004F4FFB">
          <w:pPr>
            <w:pStyle w:val="TOC1"/>
            <w:tabs>
              <w:tab w:val="right" w:leader="dot" w:pos="8296"/>
            </w:tabs>
            <w:rPr>
              <w:ins w:id="33" w:author="xbany" w:date="2019-10-25T09:17:00Z"/>
              <w:rFonts w:cstheme="minorBidi"/>
              <w:noProof/>
              <w:kern w:val="2"/>
              <w:sz w:val="21"/>
            </w:rPr>
          </w:pPr>
          <w:ins w:id="34" w:author="xbany" w:date="2019-10-25T09:17:00Z">
            <w:r w:rsidRPr="005025CE">
              <w:rPr>
                <w:rStyle w:val="aa"/>
                <w:noProof/>
              </w:rPr>
              <w:fldChar w:fldCharType="begin"/>
            </w:r>
            <w:r w:rsidRPr="005025CE">
              <w:rPr>
                <w:rStyle w:val="aa"/>
                <w:noProof/>
              </w:rPr>
              <w:instrText xml:space="preserve"> </w:instrText>
            </w:r>
            <w:r>
              <w:rPr>
                <w:noProof/>
              </w:rPr>
              <w:instrText>HYPERLINK \l "_Toc22887460"</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4.1</w:t>
            </w:r>
            <w:r w:rsidRPr="005025CE">
              <w:rPr>
                <w:rStyle w:val="aa"/>
                <w:noProof/>
              </w:rPr>
              <w:t>我的卡包</w:t>
            </w:r>
            <w:r>
              <w:rPr>
                <w:noProof/>
                <w:webHidden/>
              </w:rPr>
              <w:tab/>
            </w:r>
            <w:r>
              <w:rPr>
                <w:noProof/>
                <w:webHidden/>
              </w:rPr>
              <w:fldChar w:fldCharType="begin"/>
            </w:r>
            <w:r>
              <w:rPr>
                <w:noProof/>
                <w:webHidden/>
              </w:rPr>
              <w:instrText xml:space="preserve"> PAGEREF _Toc22887460 \h </w:instrText>
            </w:r>
            <w:r>
              <w:rPr>
                <w:noProof/>
                <w:webHidden/>
              </w:rPr>
            </w:r>
          </w:ins>
          <w:r>
            <w:rPr>
              <w:noProof/>
              <w:webHidden/>
            </w:rPr>
            <w:fldChar w:fldCharType="separate"/>
          </w:r>
          <w:ins w:id="35" w:author="xbany" w:date="2019-10-25T09:17:00Z">
            <w:r>
              <w:rPr>
                <w:noProof/>
                <w:webHidden/>
              </w:rPr>
              <w:t>17</w:t>
            </w:r>
            <w:r>
              <w:rPr>
                <w:noProof/>
                <w:webHidden/>
              </w:rPr>
              <w:fldChar w:fldCharType="end"/>
            </w:r>
            <w:r w:rsidRPr="005025CE">
              <w:rPr>
                <w:rStyle w:val="aa"/>
                <w:noProof/>
              </w:rPr>
              <w:fldChar w:fldCharType="end"/>
            </w:r>
          </w:ins>
        </w:p>
        <w:p w:rsidR="004F4FFB" w:rsidRDefault="004F4FFB">
          <w:pPr>
            <w:pStyle w:val="TOC3"/>
            <w:tabs>
              <w:tab w:val="right" w:leader="dot" w:pos="8296"/>
            </w:tabs>
            <w:rPr>
              <w:ins w:id="36" w:author="xbany" w:date="2019-10-25T09:17:00Z"/>
              <w:rFonts w:cstheme="minorBidi"/>
              <w:noProof/>
              <w:kern w:val="2"/>
              <w:sz w:val="21"/>
            </w:rPr>
          </w:pPr>
          <w:ins w:id="37" w:author="xbany" w:date="2019-10-25T09:17:00Z">
            <w:r w:rsidRPr="005025CE">
              <w:rPr>
                <w:rStyle w:val="aa"/>
                <w:noProof/>
              </w:rPr>
              <w:fldChar w:fldCharType="begin"/>
            </w:r>
            <w:r w:rsidRPr="005025CE">
              <w:rPr>
                <w:rStyle w:val="aa"/>
                <w:noProof/>
              </w:rPr>
              <w:instrText xml:space="preserve"> </w:instrText>
            </w:r>
            <w:r>
              <w:rPr>
                <w:noProof/>
              </w:rPr>
              <w:instrText>HYPERLINK \l "_Toc22887461"</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4.1.1</w:t>
            </w:r>
            <w:r w:rsidRPr="005025CE">
              <w:rPr>
                <w:rStyle w:val="aa"/>
                <w:noProof/>
              </w:rPr>
              <w:t>操作要点及出错信息说明</w:t>
            </w:r>
            <w:r>
              <w:rPr>
                <w:noProof/>
                <w:webHidden/>
              </w:rPr>
              <w:tab/>
            </w:r>
            <w:r>
              <w:rPr>
                <w:noProof/>
                <w:webHidden/>
              </w:rPr>
              <w:fldChar w:fldCharType="begin"/>
            </w:r>
            <w:r>
              <w:rPr>
                <w:noProof/>
                <w:webHidden/>
              </w:rPr>
              <w:instrText xml:space="preserve"> PAGEREF _Toc22887461 \h </w:instrText>
            </w:r>
            <w:r>
              <w:rPr>
                <w:noProof/>
                <w:webHidden/>
              </w:rPr>
            </w:r>
          </w:ins>
          <w:r>
            <w:rPr>
              <w:noProof/>
              <w:webHidden/>
            </w:rPr>
            <w:fldChar w:fldCharType="separate"/>
          </w:r>
          <w:ins w:id="38" w:author="xbany" w:date="2019-10-25T09:17:00Z">
            <w:r>
              <w:rPr>
                <w:noProof/>
                <w:webHidden/>
              </w:rPr>
              <w:t>18</w:t>
            </w:r>
            <w:r>
              <w:rPr>
                <w:noProof/>
                <w:webHidden/>
              </w:rPr>
              <w:fldChar w:fldCharType="end"/>
            </w:r>
            <w:r w:rsidRPr="005025CE">
              <w:rPr>
                <w:rStyle w:val="aa"/>
                <w:noProof/>
              </w:rPr>
              <w:fldChar w:fldCharType="end"/>
            </w:r>
          </w:ins>
        </w:p>
        <w:p w:rsidR="004F4FFB" w:rsidRDefault="004F4FFB">
          <w:pPr>
            <w:pStyle w:val="TOC1"/>
            <w:tabs>
              <w:tab w:val="right" w:leader="dot" w:pos="8296"/>
            </w:tabs>
            <w:rPr>
              <w:ins w:id="39" w:author="xbany" w:date="2019-10-25T09:17:00Z"/>
              <w:rFonts w:cstheme="minorBidi"/>
              <w:noProof/>
              <w:kern w:val="2"/>
              <w:sz w:val="21"/>
            </w:rPr>
          </w:pPr>
          <w:ins w:id="40" w:author="xbany" w:date="2019-10-25T09:17:00Z">
            <w:r w:rsidRPr="005025CE">
              <w:rPr>
                <w:rStyle w:val="aa"/>
                <w:noProof/>
              </w:rPr>
              <w:fldChar w:fldCharType="begin"/>
            </w:r>
            <w:r w:rsidRPr="005025CE">
              <w:rPr>
                <w:rStyle w:val="aa"/>
                <w:noProof/>
              </w:rPr>
              <w:instrText xml:space="preserve"> </w:instrText>
            </w:r>
            <w:r>
              <w:rPr>
                <w:noProof/>
              </w:rPr>
              <w:instrText>HYPERLINK \l "_Toc22887462"</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4.2</w:t>
            </w:r>
            <w:r w:rsidRPr="005025CE">
              <w:rPr>
                <w:rStyle w:val="aa"/>
                <w:noProof/>
              </w:rPr>
              <w:t>我的账单</w:t>
            </w:r>
            <w:r>
              <w:rPr>
                <w:noProof/>
                <w:webHidden/>
              </w:rPr>
              <w:tab/>
            </w:r>
            <w:r>
              <w:rPr>
                <w:noProof/>
                <w:webHidden/>
              </w:rPr>
              <w:fldChar w:fldCharType="begin"/>
            </w:r>
            <w:r>
              <w:rPr>
                <w:noProof/>
                <w:webHidden/>
              </w:rPr>
              <w:instrText xml:space="preserve"> PAGEREF _Toc22887462 \h </w:instrText>
            </w:r>
            <w:r>
              <w:rPr>
                <w:noProof/>
                <w:webHidden/>
              </w:rPr>
            </w:r>
          </w:ins>
          <w:r>
            <w:rPr>
              <w:noProof/>
              <w:webHidden/>
            </w:rPr>
            <w:fldChar w:fldCharType="separate"/>
          </w:r>
          <w:ins w:id="41" w:author="xbany" w:date="2019-10-25T09:17:00Z">
            <w:r>
              <w:rPr>
                <w:noProof/>
                <w:webHidden/>
              </w:rPr>
              <w:t>18</w:t>
            </w:r>
            <w:r>
              <w:rPr>
                <w:noProof/>
                <w:webHidden/>
              </w:rPr>
              <w:fldChar w:fldCharType="end"/>
            </w:r>
            <w:r w:rsidRPr="005025CE">
              <w:rPr>
                <w:rStyle w:val="aa"/>
                <w:noProof/>
              </w:rPr>
              <w:fldChar w:fldCharType="end"/>
            </w:r>
          </w:ins>
        </w:p>
        <w:p w:rsidR="004F4FFB" w:rsidRDefault="004F4FFB">
          <w:pPr>
            <w:pStyle w:val="TOC3"/>
            <w:tabs>
              <w:tab w:val="right" w:leader="dot" w:pos="8296"/>
            </w:tabs>
            <w:rPr>
              <w:ins w:id="42" w:author="xbany" w:date="2019-10-25T09:17:00Z"/>
              <w:rFonts w:cstheme="minorBidi"/>
              <w:noProof/>
              <w:kern w:val="2"/>
              <w:sz w:val="21"/>
            </w:rPr>
          </w:pPr>
          <w:ins w:id="43" w:author="xbany" w:date="2019-10-25T09:17:00Z">
            <w:r w:rsidRPr="005025CE">
              <w:rPr>
                <w:rStyle w:val="aa"/>
                <w:noProof/>
              </w:rPr>
              <w:fldChar w:fldCharType="begin"/>
            </w:r>
            <w:r w:rsidRPr="005025CE">
              <w:rPr>
                <w:rStyle w:val="aa"/>
                <w:noProof/>
              </w:rPr>
              <w:instrText xml:space="preserve"> </w:instrText>
            </w:r>
            <w:r>
              <w:rPr>
                <w:noProof/>
              </w:rPr>
              <w:instrText>HYPERLINK \l "_Toc22887463"</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4.2.1</w:t>
            </w:r>
            <w:r w:rsidRPr="005025CE">
              <w:rPr>
                <w:rStyle w:val="aa"/>
                <w:noProof/>
              </w:rPr>
              <w:t>操作要点及出错信息说明</w:t>
            </w:r>
            <w:r>
              <w:rPr>
                <w:noProof/>
                <w:webHidden/>
              </w:rPr>
              <w:tab/>
            </w:r>
            <w:r>
              <w:rPr>
                <w:noProof/>
                <w:webHidden/>
              </w:rPr>
              <w:fldChar w:fldCharType="begin"/>
            </w:r>
            <w:r>
              <w:rPr>
                <w:noProof/>
                <w:webHidden/>
              </w:rPr>
              <w:instrText xml:space="preserve"> PAGEREF _Toc22887463 \h </w:instrText>
            </w:r>
            <w:r>
              <w:rPr>
                <w:noProof/>
                <w:webHidden/>
              </w:rPr>
            </w:r>
          </w:ins>
          <w:r>
            <w:rPr>
              <w:noProof/>
              <w:webHidden/>
            </w:rPr>
            <w:fldChar w:fldCharType="separate"/>
          </w:r>
          <w:ins w:id="44" w:author="xbany" w:date="2019-10-25T09:17:00Z">
            <w:r>
              <w:rPr>
                <w:noProof/>
                <w:webHidden/>
              </w:rPr>
              <w:t>19</w:t>
            </w:r>
            <w:r>
              <w:rPr>
                <w:noProof/>
                <w:webHidden/>
              </w:rPr>
              <w:fldChar w:fldCharType="end"/>
            </w:r>
            <w:r w:rsidRPr="005025CE">
              <w:rPr>
                <w:rStyle w:val="aa"/>
                <w:noProof/>
              </w:rPr>
              <w:fldChar w:fldCharType="end"/>
            </w:r>
          </w:ins>
        </w:p>
        <w:p w:rsidR="004F4FFB" w:rsidRDefault="004F4FFB">
          <w:pPr>
            <w:pStyle w:val="TOC1"/>
            <w:tabs>
              <w:tab w:val="right" w:leader="dot" w:pos="8296"/>
            </w:tabs>
            <w:rPr>
              <w:ins w:id="45" w:author="xbany" w:date="2019-10-25T09:17:00Z"/>
              <w:rFonts w:cstheme="minorBidi"/>
              <w:noProof/>
              <w:kern w:val="2"/>
              <w:sz w:val="21"/>
            </w:rPr>
          </w:pPr>
          <w:ins w:id="46" w:author="xbany" w:date="2019-10-25T09:17:00Z">
            <w:r w:rsidRPr="005025CE">
              <w:rPr>
                <w:rStyle w:val="aa"/>
                <w:noProof/>
              </w:rPr>
              <w:fldChar w:fldCharType="begin"/>
            </w:r>
            <w:r w:rsidRPr="005025CE">
              <w:rPr>
                <w:rStyle w:val="aa"/>
                <w:noProof/>
              </w:rPr>
              <w:instrText xml:space="preserve"> </w:instrText>
            </w:r>
            <w:r>
              <w:rPr>
                <w:noProof/>
              </w:rPr>
              <w:instrText>HYPERLINK \l "_Toc22887464"</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4.3</w:t>
            </w:r>
            <w:r w:rsidRPr="005025CE">
              <w:rPr>
                <w:rStyle w:val="aa"/>
                <w:noProof/>
              </w:rPr>
              <w:t>附近商家</w:t>
            </w:r>
            <w:r>
              <w:rPr>
                <w:noProof/>
                <w:webHidden/>
              </w:rPr>
              <w:tab/>
            </w:r>
            <w:r>
              <w:rPr>
                <w:noProof/>
                <w:webHidden/>
              </w:rPr>
              <w:fldChar w:fldCharType="begin"/>
            </w:r>
            <w:r>
              <w:rPr>
                <w:noProof/>
                <w:webHidden/>
              </w:rPr>
              <w:instrText xml:space="preserve"> PAGEREF _Toc22887464 \h </w:instrText>
            </w:r>
            <w:r>
              <w:rPr>
                <w:noProof/>
                <w:webHidden/>
              </w:rPr>
            </w:r>
          </w:ins>
          <w:r>
            <w:rPr>
              <w:noProof/>
              <w:webHidden/>
            </w:rPr>
            <w:fldChar w:fldCharType="separate"/>
          </w:r>
          <w:ins w:id="47" w:author="xbany" w:date="2019-10-25T09:17:00Z">
            <w:r>
              <w:rPr>
                <w:noProof/>
                <w:webHidden/>
              </w:rPr>
              <w:t>19</w:t>
            </w:r>
            <w:r>
              <w:rPr>
                <w:noProof/>
                <w:webHidden/>
              </w:rPr>
              <w:fldChar w:fldCharType="end"/>
            </w:r>
            <w:r w:rsidRPr="005025CE">
              <w:rPr>
                <w:rStyle w:val="aa"/>
                <w:noProof/>
              </w:rPr>
              <w:fldChar w:fldCharType="end"/>
            </w:r>
          </w:ins>
        </w:p>
        <w:p w:rsidR="004F4FFB" w:rsidRDefault="004F4FFB">
          <w:pPr>
            <w:pStyle w:val="TOC3"/>
            <w:tabs>
              <w:tab w:val="right" w:leader="dot" w:pos="8296"/>
            </w:tabs>
            <w:rPr>
              <w:ins w:id="48" w:author="xbany" w:date="2019-10-25T09:17:00Z"/>
              <w:rFonts w:cstheme="minorBidi"/>
              <w:noProof/>
              <w:kern w:val="2"/>
              <w:sz w:val="21"/>
            </w:rPr>
          </w:pPr>
          <w:ins w:id="49" w:author="xbany" w:date="2019-10-25T09:17:00Z">
            <w:r w:rsidRPr="005025CE">
              <w:rPr>
                <w:rStyle w:val="aa"/>
                <w:noProof/>
              </w:rPr>
              <w:fldChar w:fldCharType="begin"/>
            </w:r>
            <w:r w:rsidRPr="005025CE">
              <w:rPr>
                <w:rStyle w:val="aa"/>
                <w:noProof/>
              </w:rPr>
              <w:instrText xml:space="preserve"> </w:instrText>
            </w:r>
            <w:r>
              <w:rPr>
                <w:noProof/>
              </w:rPr>
              <w:instrText>HYPERLINK \l "_Toc22887465"</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4.3.1</w:t>
            </w:r>
            <w:r w:rsidRPr="005025CE">
              <w:rPr>
                <w:rStyle w:val="aa"/>
                <w:noProof/>
              </w:rPr>
              <w:t>操作要点及出错信息说明</w:t>
            </w:r>
            <w:r>
              <w:rPr>
                <w:noProof/>
                <w:webHidden/>
              </w:rPr>
              <w:tab/>
            </w:r>
            <w:r>
              <w:rPr>
                <w:noProof/>
                <w:webHidden/>
              </w:rPr>
              <w:fldChar w:fldCharType="begin"/>
            </w:r>
            <w:r>
              <w:rPr>
                <w:noProof/>
                <w:webHidden/>
              </w:rPr>
              <w:instrText xml:space="preserve"> PAGEREF _Toc22887465 \h </w:instrText>
            </w:r>
            <w:r>
              <w:rPr>
                <w:noProof/>
                <w:webHidden/>
              </w:rPr>
            </w:r>
          </w:ins>
          <w:r>
            <w:rPr>
              <w:noProof/>
              <w:webHidden/>
            </w:rPr>
            <w:fldChar w:fldCharType="separate"/>
          </w:r>
          <w:ins w:id="50" w:author="xbany" w:date="2019-10-25T09:17:00Z">
            <w:r>
              <w:rPr>
                <w:noProof/>
                <w:webHidden/>
              </w:rPr>
              <w:t>20</w:t>
            </w:r>
            <w:r>
              <w:rPr>
                <w:noProof/>
                <w:webHidden/>
              </w:rPr>
              <w:fldChar w:fldCharType="end"/>
            </w:r>
            <w:r w:rsidRPr="005025CE">
              <w:rPr>
                <w:rStyle w:val="aa"/>
                <w:noProof/>
              </w:rPr>
              <w:fldChar w:fldCharType="end"/>
            </w:r>
          </w:ins>
        </w:p>
        <w:p w:rsidR="004F4FFB" w:rsidRDefault="004F4FFB">
          <w:pPr>
            <w:pStyle w:val="TOC1"/>
            <w:tabs>
              <w:tab w:val="right" w:leader="dot" w:pos="8296"/>
            </w:tabs>
            <w:rPr>
              <w:ins w:id="51" w:author="xbany" w:date="2019-10-25T09:17:00Z"/>
              <w:rFonts w:cstheme="minorBidi"/>
              <w:noProof/>
              <w:kern w:val="2"/>
              <w:sz w:val="21"/>
            </w:rPr>
          </w:pPr>
          <w:ins w:id="52" w:author="xbany" w:date="2019-10-25T09:17:00Z">
            <w:r w:rsidRPr="005025CE">
              <w:rPr>
                <w:rStyle w:val="aa"/>
                <w:noProof/>
              </w:rPr>
              <w:fldChar w:fldCharType="begin"/>
            </w:r>
            <w:r w:rsidRPr="005025CE">
              <w:rPr>
                <w:rStyle w:val="aa"/>
                <w:noProof/>
              </w:rPr>
              <w:instrText xml:space="preserve"> </w:instrText>
            </w:r>
            <w:r>
              <w:rPr>
                <w:noProof/>
              </w:rPr>
              <w:instrText>HYPERLINK \l "_Toc22887466"</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4.4</w:t>
            </w:r>
            <w:r w:rsidRPr="005025CE">
              <w:rPr>
                <w:rStyle w:val="aa"/>
                <w:noProof/>
              </w:rPr>
              <w:t>我的信息</w:t>
            </w:r>
            <w:r>
              <w:rPr>
                <w:noProof/>
                <w:webHidden/>
              </w:rPr>
              <w:tab/>
            </w:r>
            <w:r>
              <w:rPr>
                <w:noProof/>
                <w:webHidden/>
              </w:rPr>
              <w:fldChar w:fldCharType="begin"/>
            </w:r>
            <w:r>
              <w:rPr>
                <w:noProof/>
                <w:webHidden/>
              </w:rPr>
              <w:instrText xml:space="preserve"> PAGEREF _Toc22887466 \h </w:instrText>
            </w:r>
            <w:r>
              <w:rPr>
                <w:noProof/>
                <w:webHidden/>
              </w:rPr>
            </w:r>
          </w:ins>
          <w:r>
            <w:rPr>
              <w:noProof/>
              <w:webHidden/>
            </w:rPr>
            <w:fldChar w:fldCharType="separate"/>
          </w:r>
          <w:ins w:id="53" w:author="xbany" w:date="2019-10-25T09:17:00Z">
            <w:r>
              <w:rPr>
                <w:noProof/>
                <w:webHidden/>
              </w:rPr>
              <w:t>20</w:t>
            </w:r>
            <w:r>
              <w:rPr>
                <w:noProof/>
                <w:webHidden/>
              </w:rPr>
              <w:fldChar w:fldCharType="end"/>
            </w:r>
            <w:r w:rsidRPr="005025CE">
              <w:rPr>
                <w:rStyle w:val="aa"/>
                <w:noProof/>
              </w:rPr>
              <w:fldChar w:fldCharType="end"/>
            </w:r>
          </w:ins>
        </w:p>
        <w:p w:rsidR="004F4FFB" w:rsidRDefault="004F4FFB">
          <w:pPr>
            <w:pStyle w:val="TOC3"/>
            <w:tabs>
              <w:tab w:val="right" w:leader="dot" w:pos="8296"/>
            </w:tabs>
            <w:rPr>
              <w:ins w:id="54" w:author="xbany" w:date="2019-10-25T09:17:00Z"/>
              <w:rFonts w:cstheme="minorBidi"/>
              <w:noProof/>
              <w:kern w:val="2"/>
              <w:sz w:val="21"/>
            </w:rPr>
          </w:pPr>
          <w:ins w:id="55" w:author="xbany" w:date="2019-10-25T09:17:00Z">
            <w:r w:rsidRPr="005025CE">
              <w:rPr>
                <w:rStyle w:val="aa"/>
                <w:noProof/>
              </w:rPr>
              <w:fldChar w:fldCharType="begin"/>
            </w:r>
            <w:r w:rsidRPr="005025CE">
              <w:rPr>
                <w:rStyle w:val="aa"/>
                <w:noProof/>
              </w:rPr>
              <w:instrText xml:space="preserve"> </w:instrText>
            </w:r>
            <w:r>
              <w:rPr>
                <w:noProof/>
              </w:rPr>
              <w:instrText>HYPERLINK \l "_Toc22887467"</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4.4.1</w:t>
            </w:r>
            <w:r w:rsidRPr="005025CE">
              <w:rPr>
                <w:rStyle w:val="aa"/>
                <w:noProof/>
              </w:rPr>
              <w:t>操作要点及出错信息说明</w:t>
            </w:r>
            <w:r>
              <w:rPr>
                <w:noProof/>
                <w:webHidden/>
              </w:rPr>
              <w:tab/>
            </w:r>
            <w:r>
              <w:rPr>
                <w:noProof/>
                <w:webHidden/>
              </w:rPr>
              <w:fldChar w:fldCharType="begin"/>
            </w:r>
            <w:r>
              <w:rPr>
                <w:noProof/>
                <w:webHidden/>
              </w:rPr>
              <w:instrText xml:space="preserve"> PAGEREF _Toc22887467 \h </w:instrText>
            </w:r>
            <w:r>
              <w:rPr>
                <w:noProof/>
                <w:webHidden/>
              </w:rPr>
            </w:r>
          </w:ins>
          <w:r>
            <w:rPr>
              <w:noProof/>
              <w:webHidden/>
            </w:rPr>
            <w:fldChar w:fldCharType="separate"/>
          </w:r>
          <w:ins w:id="56" w:author="xbany" w:date="2019-10-25T09:17:00Z">
            <w:r>
              <w:rPr>
                <w:noProof/>
                <w:webHidden/>
              </w:rPr>
              <w:t>24</w:t>
            </w:r>
            <w:r>
              <w:rPr>
                <w:noProof/>
                <w:webHidden/>
              </w:rPr>
              <w:fldChar w:fldCharType="end"/>
            </w:r>
            <w:r w:rsidRPr="005025CE">
              <w:rPr>
                <w:rStyle w:val="aa"/>
                <w:noProof/>
              </w:rPr>
              <w:fldChar w:fldCharType="end"/>
            </w:r>
          </w:ins>
        </w:p>
        <w:p w:rsidR="004F4FFB" w:rsidRDefault="004F4FFB">
          <w:pPr>
            <w:pStyle w:val="TOC1"/>
            <w:tabs>
              <w:tab w:val="right" w:leader="dot" w:pos="8296"/>
            </w:tabs>
            <w:rPr>
              <w:ins w:id="57" w:author="xbany" w:date="2019-10-25T09:17:00Z"/>
              <w:rFonts w:cstheme="minorBidi"/>
              <w:noProof/>
              <w:kern w:val="2"/>
              <w:sz w:val="21"/>
            </w:rPr>
          </w:pPr>
          <w:ins w:id="58" w:author="xbany" w:date="2019-10-25T09:17:00Z">
            <w:r w:rsidRPr="005025CE">
              <w:rPr>
                <w:rStyle w:val="aa"/>
                <w:noProof/>
              </w:rPr>
              <w:fldChar w:fldCharType="begin"/>
            </w:r>
            <w:r w:rsidRPr="005025CE">
              <w:rPr>
                <w:rStyle w:val="aa"/>
                <w:noProof/>
              </w:rPr>
              <w:instrText xml:space="preserve"> </w:instrText>
            </w:r>
            <w:r>
              <w:rPr>
                <w:noProof/>
              </w:rPr>
              <w:instrText>HYPERLINK \l "_Toc22887468"</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5.1</w:t>
            </w:r>
            <w:r w:rsidRPr="005025CE">
              <w:rPr>
                <w:rStyle w:val="aa"/>
                <w:noProof/>
              </w:rPr>
              <w:t>支付消费</w:t>
            </w:r>
            <w:r>
              <w:rPr>
                <w:noProof/>
                <w:webHidden/>
              </w:rPr>
              <w:tab/>
            </w:r>
            <w:r>
              <w:rPr>
                <w:noProof/>
                <w:webHidden/>
              </w:rPr>
              <w:fldChar w:fldCharType="begin"/>
            </w:r>
            <w:r>
              <w:rPr>
                <w:noProof/>
                <w:webHidden/>
              </w:rPr>
              <w:instrText xml:space="preserve"> PAGEREF _Toc22887468 \h </w:instrText>
            </w:r>
            <w:r>
              <w:rPr>
                <w:noProof/>
                <w:webHidden/>
              </w:rPr>
            </w:r>
          </w:ins>
          <w:r>
            <w:rPr>
              <w:noProof/>
              <w:webHidden/>
            </w:rPr>
            <w:fldChar w:fldCharType="separate"/>
          </w:r>
          <w:ins w:id="59" w:author="xbany" w:date="2019-10-25T09:17:00Z">
            <w:r>
              <w:rPr>
                <w:noProof/>
                <w:webHidden/>
              </w:rPr>
              <w:t>24</w:t>
            </w:r>
            <w:r>
              <w:rPr>
                <w:noProof/>
                <w:webHidden/>
              </w:rPr>
              <w:fldChar w:fldCharType="end"/>
            </w:r>
            <w:r w:rsidRPr="005025CE">
              <w:rPr>
                <w:rStyle w:val="aa"/>
                <w:noProof/>
              </w:rPr>
              <w:fldChar w:fldCharType="end"/>
            </w:r>
          </w:ins>
        </w:p>
        <w:p w:rsidR="004F4FFB" w:rsidRDefault="004F4FFB">
          <w:pPr>
            <w:pStyle w:val="TOC3"/>
            <w:tabs>
              <w:tab w:val="right" w:leader="dot" w:pos="8296"/>
            </w:tabs>
            <w:rPr>
              <w:ins w:id="60" w:author="xbany" w:date="2019-10-25T09:17:00Z"/>
              <w:rFonts w:cstheme="minorBidi"/>
              <w:noProof/>
              <w:kern w:val="2"/>
              <w:sz w:val="21"/>
            </w:rPr>
          </w:pPr>
          <w:ins w:id="61" w:author="xbany" w:date="2019-10-25T09:17:00Z">
            <w:r w:rsidRPr="005025CE">
              <w:rPr>
                <w:rStyle w:val="aa"/>
                <w:noProof/>
              </w:rPr>
              <w:fldChar w:fldCharType="begin"/>
            </w:r>
            <w:r w:rsidRPr="005025CE">
              <w:rPr>
                <w:rStyle w:val="aa"/>
                <w:noProof/>
              </w:rPr>
              <w:instrText xml:space="preserve"> </w:instrText>
            </w:r>
            <w:r>
              <w:rPr>
                <w:noProof/>
              </w:rPr>
              <w:instrText>HYPERLINK \l "_Toc22887469"</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5.1.1</w:t>
            </w:r>
            <w:r w:rsidRPr="005025CE">
              <w:rPr>
                <w:rStyle w:val="aa"/>
                <w:noProof/>
              </w:rPr>
              <w:t>操作要点及出错信息说明</w:t>
            </w:r>
            <w:r>
              <w:rPr>
                <w:noProof/>
                <w:webHidden/>
              </w:rPr>
              <w:tab/>
            </w:r>
            <w:r>
              <w:rPr>
                <w:noProof/>
                <w:webHidden/>
              </w:rPr>
              <w:fldChar w:fldCharType="begin"/>
            </w:r>
            <w:r>
              <w:rPr>
                <w:noProof/>
                <w:webHidden/>
              </w:rPr>
              <w:instrText xml:space="preserve"> PAGEREF _Toc22887469 \h </w:instrText>
            </w:r>
            <w:r>
              <w:rPr>
                <w:noProof/>
                <w:webHidden/>
              </w:rPr>
            </w:r>
          </w:ins>
          <w:r>
            <w:rPr>
              <w:noProof/>
              <w:webHidden/>
            </w:rPr>
            <w:fldChar w:fldCharType="separate"/>
          </w:r>
          <w:ins w:id="62" w:author="xbany" w:date="2019-10-25T09:17:00Z">
            <w:r>
              <w:rPr>
                <w:noProof/>
                <w:webHidden/>
              </w:rPr>
              <w:t>27</w:t>
            </w:r>
            <w:r>
              <w:rPr>
                <w:noProof/>
                <w:webHidden/>
              </w:rPr>
              <w:fldChar w:fldCharType="end"/>
            </w:r>
            <w:r w:rsidRPr="005025CE">
              <w:rPr>
                <w:rStyle w:val="aa"/>
                <w:noProof/>
              </w:rPr>
              <w:fldChar w:fldCharType="end"/>
            </w:r>
          </w:ins>
        </w:p>
        <w:p w:rsidR="004F4FFB" w:rsidRDefault="004F4FFB">
          <w:pPr>
            <w:pStyle w:val="TOC1"/>
            <w:tabs>
              <w:tab w:val="right" w:leader="dot" w:pos="8296"/>
            </w:tabs>
            <w:rPr>
              <w:ins w:id="63" w:author="xbany" w:date="2019-10-25T09:17:00Z"/>
              <w:rFonts w:cstheme="minorBidi"/>
              <w:noProof/>
              <w:kern w:val="2"/>
              <w:sz w:val="21"/>
            </w:rPr>
          </w:pPr>
          <w:ins w:id="64" w:author="xbany" w:date="2019-10-25T09:17:00Z">
            <w:r w:rsidRPr="005025CE">
              <w:rPr>
                <w:rStyle w:val="aa"/>
                <w:noProof/>
              </w:rPr>
              <w:fldChar w:fldCharType="begin"/>
            </w:r>
            <w:r w:rsidRPr="005025CE">
              <w:rPr>
                <w:rStyle w:val="aa"/>
                <w:noProof/>
              </w:rPr>
              <w:instrText xml:space="preserve"> </w:instrText>
            </w:r>
            <w:r>
              <w:rPr>
                <w:noProof/>
              </w:rPr>
              <w:instrText>HYPERLINK \l "_Toc22887470"</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6.1</w:t>
            </w:r>
            <w:r w:rsidRPr="005025CE">
              <w:rPr>
                <w:rStyle w:val="aa"/>
                <w:noProof/>
              </w:rPr>
              <w:t>商家详情</w:t>
            </w:r>
            <w:r>
              <w:rPr>
                <w:noProof/>
                <w:webHidden/>
              </w:rPr>
              <w:tab/>
            </w:r>
            <w:r>
              <w:rPr>
                <w:noProof/>
                <w:webHidden/>
              </w:rPr>
              <w:fldChar w:fldCharType="begin"/>
            </w:r>
            <w:r>
              <w:rPr>
                <w:noProof/>
                <w:webHidden/>
              </w:rPr>
              <w:instrText xml:space="preserve"> PAGEREF _Toc22887470 \h </w:instrText>
            </w:r>
            <w:r>
              <w:rPr>
                <w:noProof/>
                <w:webHidden/>
              </w:rPr>
            </w:r>
          </w:ins>
          <w:r>
            <w:rPr>
              <w:noProof/>
              <w:webHidden/>
            </w:rPr>
            <w:fldChar w:fldCharType="separate"/>
          </w:r>
          <w:ins w:id="65" w:author="xbany" w:date="2019-10-25T09:17:00Z">
            <w:r>
              <w:rPr>
                <w:noProof/>
                <w:webHidden/>
              </w:rPr>
              <w:t>27</w:t>
            </w:r>
            <w:r>
              <w:rPr>
                <w:noProof/>
                <w:webHidden/>
              </w:rPr>
              <w:fldChar w:fldCharType="end"/>
            </w:r>
            <w:r w:rsidRPr="005025CE">
              <w:rPr>
                <w:rStyle w:val="aa"/>
                <w:noProof/>
              </w:rPr>
              <w:fldChar w:fldCharType="end"/>
            </w:r>
          </w:ins>
        </w:p>
        <w:p w:rsidR="004F4FFB" w:rsidRDefault="004F4FFB">
          <w:pPr>
            <w:pStyle w:val="TOC3"/>
            <w:tabs>
              <w:tab w:val="right" w:leader="dot" w:pos="8296"/>
            </w:tabs>
            <w:rPr>
              <w:ins w:id="66" w:author="xbany" w:date="2019-10-25T09:17:00Z"/>
              <w:rFonts w:cstheme="minorBidi"/>
              <w:noProof/>
              <w:kern w:val="2"/>
              <w:sz w:val="21"/>
            </w:rPr>
          </w:pPr>
          <w:ins w:id="67" w:author="xbany" w:date="2019-10-25T09:17:00Z">
            <w:r w:rsidRPr="005025CE">
              <w:rPr>
                <w:rStyle w:val="aa"/>
                <w:noProof/>
              </w:rPr>
              <w:fldChar w:fldCharType="begin"/>
            </w:r>
            <w:r w:rsidRPr="005025CE">
              <w:rPr>
                <w:rStyle w:val="aa"/>
                <w:noProof/>
              </w:rPr>
              <w:instrText xml:space="preserve"> </w:instrText>
            </w:r>
            <w:r>
              <w:rPr>
                <w:noProof/>
              </w:rPr>
              <w:instrText>HYPERLINK \l "_Toc22887471"</w:instrText>
            </w:r>
            <w:r w:rsidRPr="005025CE">
              <w:rPr>
                <w:rStyle w:val="aa"/>
                <w:noProof/>
              </w:rPr>
              <w:instrText xml:space="preserve"> </w:instrText>
            </w:r>
            <w:r w:rsidRPr="005025CE">
              <w:rPr>
                <w:rStyle w:val="aa"/>
                <w:noProof/>
              </w:rPr>
            </w:r>
            <w:r w:rsidRPr="005025CE">
              <w:rPr>
                <w:rStyle w:val="aa"/>
                <w:noProof/>
              </w:rPr>
              <w:fldChar w:fldCharType="separate"/>
            </w:r>
            <w:r w:rsidRPr="005025CE">
              <w:rPr>
                <w:rStyle w:val="aa"/>
                <w:noProof/>
              </w:rPr>
              <w:t>6.1.1</w:t>
            </w:r>
            <w:r w:rsidRPr="005025CE">
              <w:rPr>
                <w:rStyle w:val="aa"/>
                <w:noProof/>
              </w:rPr>
              <w:t>操作要点及出错信息说明</w:t>
            </w:r>
            <w:r>
              <w:rPr>
                <w:noProof/>
                <w:webHidden/>
              </w:rPr>
              <w:tab/>
            </w:r>
            <w:r>
              <w:rPr>
                <w:noProof/>
                <w:webHidden/>
              </w:rPr>
              <w:fldChar w:fldCharType="begin"/>
            </w:r>
            <w:r>
              <w:rPr>
                <w:noProof/>
                <w:webHidden/>
              </w:rPr>
              <w:instrText xml:space="preserve"> PAGEREF _Toc22887471 \h </w:instrText>
            </w:r>
            <w:r>
              <w:rPr>
                <w:noProof/>
                <w:webHidden/>
              </w:rPr>
            </w:r>
          </w:ins>
          <w:r>
            <w:rPr>
              <w:noProof/>
              <w:webHidden/>
            </w:rPr>
            <w:fldChar w:fldCharType="separate"/>
          </w:r>
          <w:ins w:id="68" w:author="xbany" w:date="2019-10-25T09:17:00Z">
            <w:r>
              <w:rPr>
                <w:noProof/>
                <w:webHidden/>
              </w:rPr>
              <w:t>29</w:t>
            </w:r>
            <w:r>
              <w:rPr>
                <w:noProof/>
                <w:webHidden/>
              </w:rPr>
              <w:fldChar w:fldCharType="end"/>
            </w:r>
            <w:r w:rsidRPr="005025CE">
              <w:rPr>
                <w:rStyle w:val="aa"/>
                <w:noProof/>
              </w:rPr>
              <w:fldChar w:fldCharType="end"/>
            </w:r>
          </w:ins>
        </w:p>
        <w:p w:rsidR="00976FFD" w:rsidDel="004F4FFB" w:rsidRDefault="00976FFD">
          <w:pPr>
            <w:pStyle w:val="TOC1"/>
            <w:tabs>
              <w:tab w:val="right" w:leader="dot" w:pos="8296"/>
            </w:tabs>
            <w:rPr>
              <w:del w:id="69" w:author="xbany" w:date="2019-10-25T09:17:00Z"/>
              <w:rFonts w:cstheme="minorBidi"/>
              <w:noProof/>
              <w:kern w:val="2"/>
              <w:sz w:val="21"/>
            </w:rPr>
          </w:pPr>
          <w:del w:id="70" w:author="xbany" w:date="2019-10-25T09:17:00Z">
            <w:r w:rsidRPr="004F4FFB" w:rsidDel="004F4FFB">
              <w:rPr>
                <w:noProof/>
                <w:rPrChange w:id="71" w:author="xbany" w:date="2019-10-25T09:17:00Z">
                  <w:rPr>
                    <w:rStyle w:val="aa"/>
                    <w:noProof/>
                  </w:rPr>
                </w:rPrChange>
              </w:rPr>
              <w:delText>1</w:delText>
            </w:r>
            <w:r w:rsidRPr="004F4FFB" w:rsidDel="004F4FFB">
              <w:rPr>
                <w:noProof/>
                <w:rPrChange w:id="72" w:author="xbany" w:date="2019-10-25T09:17:00Z">
                  <w:rPr>
                    <w:rStyle w:val="aa"/>
                    <w:noProof/>
                  </w:rPr>
                </w:rPrChange>
              </w:rPr>
              <w:delText>引言</w:delText>
            </w:r>
            <w:r w:rsidDel="004F4FFB">
              <w:rPr>
                <w:noProof/>
                <w:webHidden/>
              </w:rPr>
              <w:tab/>
              <w:delText>4</w:delText>
            </w:r>
          </w:del>
        </w:p>
        <w:p w:rsidR="00976FFD" w:rsidDel="004F4FFB" w:rsidRDefault="00976FFD">
          <w:pPr>
            <w:pStyle w:val="TOC2"/>
            <w:tabs>
              <w:tab w:val="right" w:leader="dot" w:pos="8296"/>
            </w:tabs>
            <w:rPr>
              <w:del w:id="73" w:author="xbany" w:date="2019-10-25T09:17:00Z"/>
              <w:rFonts w:cstheme="minorBidi"/>
              <w:noProof/>
              <w:kern w:val="2"/>
              <w:sz w:val="21"/>
            </w:rPr>
          </w:pPr>
          <w:del w:id="74" w:author="xbany" w:date="2019-10-25T09:17:00Z">
            <w:r w:rsidRPr="004F4FFB" w:rsidDel="004F4FFB">
              <w:rPr>
                <w:noProof/>
                <w:rPrChange w:id="75" w:author="xbany" w:date="2019-10-25T09:17:00Z">
                  <w:rPr>
                    <w:rStyle w:val="aa"/>
                    <w:noProof/>
                  </w:rPr>
                </w:rPrChange>
              </w:rPr>
              <w:delText>1.1</w:delText>
            </w:r>
            <w:r w:rsidRPr="004F4FFB" w:rsidDel="004F4FFB">
              <w:rPr>
                <w:noProof/>
                <w:rPrChange w:id="76" w:author="xbany" w:date="2019-10-25T09:17:00Z">
                  <w:rPr>
                    <w:rStyle w:val="aa"/>
                    <w:noProof/>
                  </w:rPr>
                </w:rPrChange>
              </w:rPr>
              <w:delText>概述</w:delText>
            </w:r>
            <w:r w:rsidDel="004F4FFB">
              <w:rPr>
                <w:noProof/>
                <w:webHidden/>
              </w:rPr>
              <w:tab/>
              <w:delText>4</w:delText>
            </w:r>
          </w:del>
        </w:p>
        <w:p w:rsidR="00976FFD" w:rsidDel="004F4FFB" w:rsidRDefault="00976FFD">
          <w:pPr>
            <w:pStyle w:val="TOC2"/>
            <w:tabs>
              <w:tab w:val="right" w:leader="dot" w:pos="8296"/>
            </w:tabs>
            <w:rPr>
              <w:del w:id="77" w:author="xbany" w:date="2019-10-25T09:17:00Z"/>
              <w:rFonts w:cstheme="minorBidi"/>
              <w:noProof/>
              <w:kern w:val="2"/>
              <w:sz w:val="21"/>
            </w:rPr>
          </w:pPr>
          <w:del w:id="78" w:author="xbany" w:date="2019-10-25T09:17:00Z">
            <w:r w:rsidRPr="004F4FFB" w:rsidDel="004F4FFB">
              <w:rPr>
                <w:noProof/>
                <w:rPrChange w:id="79" w:author="xbany" w:date="2019-10-25T09:17:00Z">
                  <w:rPr>
                    <w:rStyle w:val="aa"/>
                    <w:noProof/>
                  </w:rPr>
                </w:rPrChange>
              </w:rPr>
              <w:delText>1.2</w:delText>
            </w:r>
            <w:r w:rsidRPr="004F4FFB" w:rsidDel="004F4FFB">
              <w:rPr>
                <w:noProof/>
                <w:rPrChange w:id="80" w:author="xbany" w:date="2019-10-25T09:17:00Z">
                  <w:rPr>
                    <w:rStyle w:val="aa"/>
                    <w:noProof/>
                  </w:rPr>
                </w:rPrChange>
              </w:rPr>
              <w:delText>编写目的</w:delText>
            </w:r>
            <w:r w:rsidDel="004F4FFB">
              <w:rPr>
                <w:noProof/>
                <w:webHidden/>
              </w:rPr>
              <w:tab/>
              <w:delText>4</w:delText>
            </w:r>
          </w:del>
        </w:p>
        <w:p w:rsidR="00976FFD" w:rsidDel="004F4FFB" w:rsidRDefault="00976FFD">
          <w:pPr>
            <w:pStyle w:val="TOC2"/>
            <w:tabs>
              <w:tab w:val="right" w:leader="dot" w:pos="8296"/>
            </w:tabs>
            <w:rPr>
              <w:del w:id="81" w:author="xbany" w:date="2019-10-25T09:17:00Z"/>
              <w:rFonts w:cstheme="minorBidi"/>
              <w:noProof/>
              <w:kern w:val="2"/>
              <w:sz w:val="21"/>
            </w:rPr>
          </w:pPr>
          <w:del w:id="82" w:author="xbany" w:date="2019-10-25T09:17:00Z">
            <w:r w:rsidRPr="004F4FFB" w:rsidDel="004F4FFB">
              <w:rPr>
                <w:noProof/>
                <w:rPrChange w:id="83" w:author="xbany" w:date="2019-10-25T09:17:00Z">
                  <w:rPr>
                    <w:rStyle w:val="aa"/>
                    <w:noProof/>
                  </w:rPr>
                </w:rPrChange>
              </w:rPr>
              <w:delText>1.3</w:delText>
            </w:r>
            <w:r w:rsidRPr="004F4FFB" w:rsidDel="004F4FFB">
              <w:rPr>
                <w:noProof/>
                <w:rPrChange w:id="84" w:author="xbany" w:date="2019-10-25T09:17:00Z">
                  <w:rPr>
                    <w:rStyle w:val="aa"/>
                    <w:noProof/>
                  </w:rPr>
                </w:rPrChange>
              </w:rPr>
              <w:delText>应用操作系统</w:delText>
            </w:r>
            <w:r w:rsidDel="004F4FFB">
              <w:rPr>
                <w:noProof/>
                <w:webHidden/>
              </w:rPr>
              <w:tab/>
              <w:delText>4</w:delText>
            </w:r>
          </w:del>
        </w:p>
        <w:p w:rsidR="00976FFD" w:rsidDel="004F4FFB" w:rsidRDefault="00976FFD">
          <w:pPr>
            <w:pStyle w:val="TOC1"/>
            <w:tabs>
              <w:tab w:val="right" w:leader="dot" w:pos="8296"/>
            </w:tabs>
            <w:rPr>
              <w:del w:id="85" w:author="xbany" w:date="2019-10-25T09:17:00Z"/>
              <w:rFonts w:cstheme="minorBidi"/>
              <w:noProof/>
              <w:kern w:val="2"/>
              <w:sz w:val="21"/>
            </w:rPr>
          </w:pPr>
          <w:del w:id="86" w:author="xbany" w:date="2019-10-25T09:17:00Z">
            <w:r w:rsidRPr="004F4FFB" w:rsidDel="004F4FFB">
              <w:rPr>
                <w:noProof/>
                <w:rPrChange w:id="87" w:author="xbany" w:date="2019-10-25T09:17:00Z">
                  <w:rPr>
                    <w:rStyle w:val="aa"/>
                    <w:noProof/>
                  </w:rPr>
                </w:rPrChange>
              </w:rPr>
              <w:delText>2</w:delText>
            </w:r>
            <w:r w:rsidRPr="004F4FFB" w:rsidDel="004F4FFB">
              <w:rPr>
                <w:noProof/>
                <w:rPrChange w:id="88" w:author="xbany" w:date="2019-10-25T09:17:00Z">
                  <w:rPr>
                    <w:rStyle w:val="aa"/>
                    <w:noProof/>
                  </w:rPr>
                </w:rPrChange>
              </w:rPr>
              <w:delText>使用方法</w:delText>
            </w:r>
            <w:r w:rsidDel="004F4FFB">
              <w:rPr>
                <w:noProof/>
                <w:webHidden/>
              </w:rPr>
              <w:tab/>
              <w:delText>4</w:delText>
            </w:r>
          </w:del>
        </w:p>
        <w:p w:rsidR="00976FFD" w:rsidDel="004F4FFB" w:rsidRDefault="00976FFD">
          <w:pPr>
            <w:pStyle w:val="TOC2"/>
            <w:tabs>
              <w:tab w:val="right" w:leader="dot" w:pos="8296"/>
            </w:tabs>
            <w:rPr>
              <w:del w:id="89" w:author="xbany" w:date="2019-10-25T09:17:00Z"/>
              <w:rFonts w:cstheme="minorBidi"/>
              <w:noProof/>
              <w:kern w:val="2"/>
              <w:sz w:val="21"/>
            </w:rPr>
          </w:pPr>
          <w:del w:id="90" w:author="xbany" w:date="2019-10-25T09:17:00Z">
            <w:r w:rsidRPr="004F4FFB" w:rsidDel="004F4FFB">
              <w:rPr>
                <w:noProof/>
                <w:rPrChange w:id="91" w:author="xbany" w:date="2019-10-25T09:17:00Z">
                  <w:rPr>
                    <w:rStyle w:val="aa"/>
                    <w:noProof/>
                  </w:rPr>
                </w:rPrChange>
              </w:rPr>
              <w:delText>2.1</w:delText>
            </w:r>
            <w:r w:rsidRPr="004F4FFB" w:rsidDel="004F4FFB">
              <w:rPr>
                <w:noProof/>
                <w:rPrChange w:id="92" w:author="xbany" w:date="2019-10-25T09:17:00Z">
                  <w:rPr>
                    <w:rStyle w:val="aa"/>
                    <w:noProof/>
                  </w:rPr>
                </w:rPrChange>
              </w:rPr>
              <w:delText>软件运行</w:delText>
            </w:r>
            <w:r w:rsidDel="004F4FFB">
              <w:rPr>
                <w:noProof/>
                <w:webHidden/>
              </w:rPr>
              <w:tab/>
              <w:delText>5</w:delText>
            </w:r>
          </w:del>
        </w:p>
        <w:p w:rsidR="00976FFD" w:rsidDel="004F4FFB" w:rsidRDefault="00976FFD">
          <w:pPr>
            <w:pStyle w:val="TOC1"/>
            <w:tabs>
              <w:tab w:val="right" w:leader="dot" w:pos="8296"/>
            </w:tabs>
            <w:rPr>
              <w:del w:id="93" w:author="xbany" w:date="2019-10-25T09:17:00Z"/>
              <w:rFonts w:cstheme="minorBidi"/>
              <w:noProof/>
              <w:kern w:val="2"/>
              <w:sz w:val="21"/>
            </w:rPr>
          </w:pPr>
          <w:del w:id="94" w:author="xbany" w:date="2019-10-25T09:17:00Z">
            <w:r w:rsidRPr="004F4FFB" w:rsidDel="004F4FFB">
              <w:rPr>
                <w:noProof/>
                <w:rPrChange w:id="95" w:author="xbany" w:date="2019-10-25T09:17:00Z">
                  <w:rPr>
                    <w:rStyle w:val="aa"/>
                    <w:noProof/>
                  </w:rPr>
                </w:rPrChange>
              </w:rPr>
              <w:delText>3.1</w:delText>
            </w:r>
            <w:r w:rsidRPr="004F4FFB" w:rsidDel="004F4FFB">
              <w:rPr>
                <w:noProof/>
                <w:rPrChange w:id="96" w:author="xbany" w:date="2019-10-25T09:17:00Z">
                  <w:rPr>
                    <w:rStyle w:val="aa"/>
                    <w:noProof/>
                  </w:rPr>
                </w:rPrChange>
              </w:rPr>
              <w:delText>用户注册</w:delText>
            </w:r>
            <w:r w:rsidDel="004F4FFB">
              <w:rPr>
                <w:noProof/>
                <w:webHidden/>
              </w:rPr>
              <w:tab/>
              <w:delText>5</w:delText>
            </w:r>
          </w:del>
        </w:p>
        <w:p w:rsidR="00976FFD" w:rsidDel="004F4FFB" w:rsidRDefault="00976FFD">
          <w:pPr>
            <w:pStyle w:val="TOC3"/>
            <w:tabs>
              <w:tab w:val="right" w:leader="dot" w:pos="8296"/>
            </w:tabs>
            <w:rPr>
              <w:del w:id="97" w:author="xbany" w:date="2019-10-25T09:17:00Z"/>
              <w:rFonts w:cstheme="minorBidi"/>
              <w:noProof/>
              <w:kern w:val="2"/>
              <w:sz w:val="21"/>
            </w:rPr>
          </w:pPr>
          <w:del w:id="98" w:author="xbany" w:date="2019-10-25T09:17:00Z">
            <w:r w:rsidRPr="004F4FFB" w:rsidDel="004F4FFB">
              <w:rPr>
                <w:noProof/>
                <w:rPrChange w:id="99" w:author="xbany" w:date="2019-10-25T09:17:00Z">
                  <w:rPr>
                    <w:rStyle w:val="aa"/>
                    <w:noProof/>
                  </w:rPr>
                </w:rPrChange>
              </w:rPr>
              <w:delText>3.1.1</w:delText>
            </w:r>
            <w:r w:rsidRPr="004F4FFB" w:rsidDel="004F4FFB">
              <w:rPr>
                <w:noProof/>
                <w:rPrChange w:id="100" w:author="xbany" w:date="2019-10-25T09:17:00Z">
                  <w:rPr>
                    <w:rStyle w:val="aa"/>
                    <w:noProof/>
                  </w:rPr>
                </w:rPrChange>
              </w:rPr>
              <w:delText>操作要点及出错信息说明</w:delText>
            </w:r>
            <w:r w:rsidDel="004F4FFB">
              <w:rPr>
                <w:noProof/>
                <w:webHidden/>
              </w:rPr>
              <w:tab/>
              <w:delText>11</w:delText>
            </w:r>
          </w:del>
        </w:p>
        <w:p w:rsidR="00976FFD" w:rsidDel="004F4FFB" w:rsidRDefault="00976FFD">
          <w:pPr>
            <w:pStyle w:val="TOC1"/>
            <w:tabs>
              <w:tab w:val="right" w:leader="dot" w:pos="8296"/>
            </w:tabs>
            <w:rPr>
              <w:del w:id="101" w:author="xbany" w:date="2019-10-25T09:17:00Z"/>
              <w:rFonts w:cstheme="minorBidi"/>
              <w:noProof/>
              <w:kern w:val="2"/>
              <w:sz w:val="21"/>
            </w:rPr>
          </w:pPr>
          <w:del w:id="102" w:author="xbany" w:date="2019-10-25T09:17:00Z">
            <w:r w:rsidRPr="004F4FFB" w:rsidDel="004F4FFB">
              <w:rPr>
                <w:noProof/>
                <w:rPrChange w:id="103" w:author="xbany" w:date="2019-10-25T09:17:00Z">
                  <w:rPr>
                    <w:rStyle w:val="aa"/>
                    <w:noProof/>
                  </w:rPr>
                </w:rPrChange>
              </w:rPr>
              <w:delText>3.2</w:delText>
            </w:r>
            <w:r w:rsidRPr="004F4FFB" w:rsidDel="004F4FFB">
              <w:rPr>
                <w:noProof/>
                <w:rPrChange w:id="104" w:author="xbany" w:date="2019-10-25T09:17:00Z">
                  <w:rPr>
                    <w:rStyle w:val="aa"/>
                    <w:noProof/>
                  </w:rPr>
                </w:rPrChange>
              </w:rPr>
              <w:delText>成为会员</w:delText>
            </w:r>
            <w:r w:rsidDel="004F4FFB">
              <w:rPr>
                <w:noProof/>
                <w:webHidden/>
              </w:rPr>
              <w:tab/>
              <w:delText>12</w:delText>
            </w:r>
          </w:del>
        </w:p>
        <w:p w:rsidR="00976FFD" w:rsidDel="004F4FFB" w:rsidRDefault="00976FFD">
          <w:pPr>
            <w:pStyle w:val="TOC3"/>
            <w:tabs>
              <w:tab w:val="right" w:leader="dot" w:pos="8296"/>
            </w:tabs>
            <w:rPr>
              <w:del w:id="105" w:author="xbany" w:date="2019-10-25T09:17:00Z"/>
              <w:rFonts w:cstheme="minorBidi"/>
              <w:noProof/>
              <w:kern w:val="2"/>
              <w:sz w:val="21"/>
            </w:rPr>
          </w:pPr>
          <w:del w:id="106" w:author="xbany" w:date="2019-10-25T09:17:00Z">
            <w:r w:rsidRPr="004F4FFB" w:rsidDel="004F4FFB">
              <w:rPr>
                <w:noProof/>
                <w:rPrChange w:id="107" w:author="xbany" w:date="2019-10-25T09:17:00Z">
                  <w:rPr>
                    <w:rStyle w:val="aa"/>
                    <w:noProof/>
                  </w:rPr>
                </w:rPrChange>
              </w:rPr>
              <w:delText>3.2.1</w:delText>
            </w:r>
            <w:r w:rsidRPr="004F4FFB" w:rsidDel="004F4FFB">
              <w:rPr>
                <w:noProof/>
                <w:rPrChange w:id="108" w:author="xbany" w:date="2019-10-25T09:17:00Z">
                  <w:rPr>
                    <w:rStyle w:val="aa"/>
                    <w:noProof/>
                  </w:rPr>
                </w:rPrChange>
              </w:rPr>
              <w:delText>操作要点及出错信息说明</w:delText>
            </w:r>
            <w:r w:rsidDel="004F4FFB">
              <w:rPr>
                <w:noProof/>
                <w:webHidden/>
              </w:rPr>
              <w:tab/>
              <w:delText>17</w:delText>
            </w:r>
          </w:del>
        </w:p>
        <w:p w:rsidR="00976FFD" w:rsidDel="004F4FFB" w:rsidRDefault="00976FFD">
          <w:pPr>
            <w:pStyle w:val="TOC1"/>
            <w:tabs>
              <w:tab w:val="right" w:leader="dot" w:pos="8296"/>
            </w:tabs>
            <w:rPr>
              <w:del w:id="109" w:author="xbany" w:date="2019-10-25T09:17:00Z"/>
              <w:rFonts w:cstheme="minorBidi"/>
              <w:noProof/>
              <w:kern w:val="2"/>
              <w:sz w:val="21"/>
            </w:rPr>
          </w:pPr>
          <w:del w:id="110" w:author="xbany" w:date="2019-10-25T09:17:00Z">
            <w:r w:rsidRPr="004F4FFB" w:rsidDel="004F4FFB">
              <w:rPr>
                <w:noProof/>
                <w:rPrChange w:id="111" w:author="xbany" w:date="2019-10-25T09:17:00Z">
                  <w:rPr>
                    <w:rStyle w:val="aa"/>
                    <w:noProof/>
                  </w:rPr>
                </w:rPrChange>
              </w:rPr>
              <w:delText>4.1</w:delText>
            </w:r>
            <w:r w:rsidRPr="004F4FFB" w:rsidDel="004F4FFB">
              <w:rPr>
                <w:noProof/>
                <w:rPrChange w:id="112" w:author="xbany" w:date="2019-10-25T09:17:00Z">
                  <w:rPr>
                    <w:rStyle w:val="aa"/>
                    <w:noProof/>
                  </w:rPr>
                </w:rPrChange>
              </w:rPr>
              <w:delText>我的卡包</w:delText>
            </w:r>
            <w:r w:rsidDel="004F4FFB">
              <w:rPr>
                <w:noProof/>
                <w:webHidden/>
              </w:rPr>
              <w:tab/>
              <w:delText>17</w:delText>
            </w:r>
          </w:del>
        </w:p>
        <w:p w:rsidR="00976FFD" w:rsidDel="004F4FFB" w:rsidRDefault="00976FFD">
          <w:pPr>
            <w:pStyle w:val="TOC3"/>
            <w:tabs>
              <w:tab w:val="right" w:leader="dot" w:pos="8296"/>
            </w:tabs>
            <w:rPr>
              <w:del w:id="113" w:author="xbany" w:date="2019-10-25T09:17:00Z"/>
              <w:rFonts w:cstheme="minorBidi"/>
              <w:noProof/>
              <w:kern w:val="2"/>
              <w:sz w:val="21"/>
            </w:rPr>
          </w:pPr>
          <w:del w:id="114" w:author="xbany" w:date="2019-10-25T09:17:00Z">
            <w:r w:rsidRPr="004F4FFB" w:rsidDel="004F4FFB">
              <w:rPr>
                <w:noProof/>
                <w:rPrChange w:id="115" w:author="xbany" w:date="2019-10-25T09:17:00Z">
                  <w:rPr>
                    <w:rStyle w:val="aa"/>
                    <w:noProof/>
                  </w:rPr>
                </w:rPrChange>
              </w:rPr>
              <w:delText>4.1.1</w:delText>
            </w:r>
            <w:r w:rsidRPr="004F4FFB" w:rsidDel="004F4FFB">
              <w:rPr>
                <w:noProof/>
                <w:rPrChange w:id="116" w:author="xbany" w:date="2019-10-25T09:17:00Z">
                  <w:rPr>
                    <w:rStyle w:val="aa"/>
                    <w:noProof/>
                  </w:rPr>
                </w:rPrChange>
              </w:rPr>
              <w:delText>操作要点及出错信息说明</w:delText>
            </w:r>
            <w:r w:rsidDel="004F4FFB">
              <w:rPr>
                <w:noProof/>
                <w:webHidden/>
              </w:rPr>
              <w:tab/>
              <w:delText>18</w:delText>
            </w:r>
          </w:del>
        </w:p>
        <w:p w:rsidR="00976FFD" w:rsidDel="004F4FFB" w:rsidRDefault="00976FFD">
          <w:pPr>
            <w:pStyle w:val="TOC1"/>
            <w:tabs>
              <w:tab w:val="right" w:leader="dot" w:pos="8296"/>
            </w:tabs>
            <w:rPr>
              <w:del w:id="117" w:author="xbany" w:date="2019-10-25T09:17:00Z"/>
              <w:rFonts w:cstheme="minorBidi"/>
              <w:noProof/>
              <w:kern w:val="2"/>
              <w:sz w:val="21"/>
            </w:rPr>
          </w:pPr>
          <w:del w:id="118" w:author="xbany" w:date="2019-10-25T09:17:00Z">
            <w:r w:rsidRPr="004F4FFB" w:rsidDel="004F4FFB">
              <w:rPr>
                <w:noProof/>
                <w:rPrChange w:id="119" w:author="xbany" w:date="2019-10-25T09:17:00Z">
                  <w:rPr>
                    <w:rStyle w:val="aa"/>
                    <w:noProof/>
                  </w:rPr>
                </w:rPrChange>
              </w:rPr>
              <w:delText>4.2</w:delText>
            </w:r>
            <w:r w:rsidRPr="004F4FFB" w:rsidDel="004F4FFB">
              <w:rPr>
                <w:noProof/>
                <w:rPrChange w:id="120" w:author="xbany" w:date="2019-10-25T09:17:00Z">
                  <w:rPr>
                    <w:rStyle w:val="aa"/>
                    <w:noProof/>
                  </w:rPr>
                </w:rPrChange>
              </w:rPr>
              <w:delText>我的账单</w:delText>
            </w:r>
            <w:r w:rsidDel="004F4FFB">
              <w:rPr>
                <w:noProof/>
                <w:webHidden/>
              </w:rPr>
              <w:tab/>
              <w:delText>18</w:delText>
            </w:r>
          </w:del>
        </w:p>
        <w:p w:rsidR="00976FFD" w:rsidDel="004F4FFB" w:rsidRDefault="00976FFD">
          <w:pPr>
            <w:pStyle w:val="TOC3"/>
            <w:tabs>
              <w:tab w:val="right" w:leader="dot" w:pos="8296"/>
            </w:tabs>
            <w:rPr>
              <w:del w:id="121" w:author="xbany" w:date="2019-10-25T09:17:00Z"/>
              <w:rFonts w:cstheme="minorBidi"/>
              <w:noProof/>
              <w:kern w:val="2"/>
              <w:sz w:val="21"/>
            </w:rPr>
          </w:pPr>
          <w:del w:id="122" w:author="xbany" w:date="2019-10-25T09:17:00Z">
            <w:r w:rsidRPr="004F4FFB" w:rsidDel="004F4FFB">
              <w:rPr>
                <w:noProof/>
                <w:rPrChange w:id="123" w:author="xbany" w:date="2019-10-25T09:17:00Z">
                  <w:rPr>
                    <w:rStyle w:val="aa"/>
                    <w:noProof/>
                  </w:rPr>
                </w:rPrChange>
              </w:rPr>
              <w:delText>4.2.1</w:delText>
            </w:r>
            <w:r w:rsidRPr="004F4FFB" w:rsidDel="004F4FFB">
              <w:rPr>
                <w:noProof/>
                <w:rPrChange w:id="124" w:author="xbany" w:date="2019-10-25T09:17:00Z">
                  <w:rPr>
                    <w:rStyle w:val="aa"/>
                    <w:noProof/>
                  </w:rPr>
                </w:rPrChange>
              </w:rPr>
              <w:delText>操作要点及出错信息说明</w:delText>
            </w:r>
            <w:r w:rsidDel="004F4FFB">
              <w:rPr>
                <w:noProof/>
                <w:webHidden/>
              </w:rPr>
              <w:tab/>
              <w:delText>19</w:delText>
            </w:r>
          </w:del>
        </w:p>
        <w:p w:rsidR="00976FFD" w:rsidDel="004F4FFB" w:rsidRDefault="00976FFD">
          <w:pPr>
            <w:pStyle w:val="TOC1"/>
            <w:tabs>
              <w:tab w:val="right" w:leader="dot" w:pos="8296"/>
            </w:tabs>
            <w:rPr>
              <w:del w:id="125" w:author="xbany" w:date="2019-10-25T09:17:00Z"/>
              <w:rFonts w:cstheme="minorBidi"/>
              <w:noProof/>
              <w:kern w:val="2"/>
              <w:sz w:val="21"/>
            </w:rPr>
          </w:pPr>
          <w:del w:id="126" w:author="xbany" w:date="2019-10-25T09:17:00Z">
            <w:r w:rsidRPr="004F4FFB" w:rsidDel="004F4FFB">
              <w:rPr>
                <w:noProof/>
                <w:rPrChange w:id="127" w:author="xbany" w:date="2019-10-25T09:17:00Z">
                  <w:rPr>
                    <w:rStyle w:val="aa"/>
                    <w:noProof/>
                  </w:rPr>
                </w:rPrChange>
              </w:rPr>
              <w:delText>4.3</w:delText>
            </w:r>
            <w:r w:rsidRPr="004F4FFB" w:rsidDel="004F4FFB">
              <w:rPr>
                <w:noProof/>
                <w:rPrChange w:id="128" w:author="xbany" w:date="2019-10-25T09:17:00Z">
                  <w:rPr>
                    <w:rStyle w:val="aa"/>
                    <w:noProof/>
                  </w:rPr>
                </w:rPrChange>
              </w:rPr>
              <w:delText>附近商家</w:delText>
            </w:r>
            <w:r w:rsidDel="004F4FFB">
              <w:rPr>
                <w:noProof/>
                <w:webHidden/>
              </w:rPr>
              <w:tab/>
              <w:delText>19</w:delText>
            </w:r>
          </w:del>
        </w:p>
        <w:p w:rsidR="00976FFD" w:rsidDel="004F4FFB" w:rsidRDefault="00976FFD">
          <w:pPr>
            <w:pStyle w:val="TOC3"/>
            <w:tabs>
              <w:tab w:val="right" w:leader="dot" w:pos="8296"/>
            </w:tabs>
            <w:rPr>
              <w:del w:id="129" w:author="xbany" w:date="2019-10-25T09:17:00Z"/>
              <w:rFonts w:cstheme="minorBidi"/>
              <w:noProof/>
              <w:kern w:val="2"/>
              <w:sz w:val="21"/>
            </w:rPr>
          </w:pPr>
          <w:del w:id="130" w:author="xbany" w:date="2019-10-25T09:17:00Z">
            <w:r w:rsidRPr="004F4FFB" w:rsidDel="004F4FFB">
              <w:rPr>
                <w:noProof/>
                <w:rPrChange w:id="131" w:author="xbany" w:date="2019-10-25T09:17:00Z">
                  <w:rPr>
                    <w:rStyle w:val="aa"/>
                    <w:noProof/>
                  </w:rPr>
                </w:rPrChange>
              </w:rPr>
              <w:delText>4.3.1</w:delText>
            </w:r>
            <w:r w:rsidRPr="004F4FFB" w:rsidDel="004F4FFB">
              <w:rPr>
                <w:noProof/>
                <w:rPrChange w:id="132" w:author="xbany" w:date="2019-10-25T09:17:00Z">
                  <w:rPr>
                    <w:rStyle w:val="aa"/>
                    <w:noProof/>
                  </w:rPr>
                </w:rPrChange>
              </w:rPr>
              <w:delText>操作要点及出错信息说明</w:delText>
            </w:r>
            <w:r w:rsidDel="004F4FFB">
              <w:rPr>
                <w:noProof/>
                <w:webHidden/>
              </w:rPr>
              <w:tab/>
              <w:delText>20</w:delText>
            </w:r>
          </w:del>
        </w:p>
        <w:p w:rsidR="00976FFD" w:rsidDel="004F4FFB" w:rsidRDefault="00976FFD">
          <w:pPr>
            <w:pStyle w:val="TOC1"/>
            <w:tabs>
              <w:tab w:val="right" w:leader="dot" w:pos="8296"/>
            </w:tabs>
            <w:rPr>
              <w:del w:id="133" w:author="xbany" w:date="2019-10-25T09:17:00Z"/>
              <w:rFonts w:cstheme="minorBidi"/>
              <w:noProof/>
              <w:kern w:val="2"/>
              <w:sz w:val="21"/>
            </w:rPr>
          </w:pPr>
          <w:del w:id="134" w:author="xbany" w:date="2019-10-25T09:17:00Z">
            <w:r w:rsidRPr="004F4FFB" w:rsidDel="004F4FFB">
              <w:rPr>
                <w:noProof/>
                <w:rPrChange w:id="135" w:author="xbany" w:date="2019-10-25T09:17:00Z">
                  <w:rPr>
                    <w:rStyle w:val="aa"/>
                    <w:noProof/>
                  </w:rPr>
                </w:rPrChange>
              </w:rPr>
              <w:delText>4.4</w:delText>
            </w:r>
            <w:r w:rsidRPr="004F4FFB" w:rsidDel="004F4FFB">
              <w:rPr>
                <w:noProof/>
                <w:rPrChange w:id="136" w:author="xbany" w:date="2019-10-25T09:17:00Z">
                  <w:rPr>
                    <w:rStyle w:val="aa"/>
                    <w:noProof/>
                  </w:rPr>
                </w:rPrChange>
              </w:rPr>
              <w:delText>我的信息</w:delText>
            </w:r>
            <w:r w:rsidDel="004F4FFB">
              <w:rPr>
                <w:noProof/>
                <w:webHidden/>
              </w:rPr>
              <w:tab/>
              <w:delText>20</w:delText>
            </w:r>
          </w:del>
        </w:p>
        <w:p w:rsidR="00976FFD" w:rsidDel="004F4FFB" w:rsidRDefault="00976FFD">
          <w:pPr>
            <w:pStyle w:val="TOC3"/>
            <w:tabs>
              <w:tab w:val="right" w:leader="dot" w:pos="8296"/>
            </w:tabs>
            <w:rPr>
              <w:del w:id="137" w:author="xbany" w:date="2019-10-25T09:17:00Z"/>
              <w:rFonts w:cstheme="minorBidi"/>
              <w:noProof/>
              <w:kern w:val="2"/>
              <w:sz w:val="21"/>
            </w:rPr>
          </w:pPr>
          <w:del w:id="138" w:author="xbany" w:date="2019-10-25T09:17:00Z">
            <w:r w:rsidRPr="004F4FFB" w:rsidDel="004F4FFB">
              <w:rPr>
                <w:noProof/>
                <w:rPrChange w:id="139" w:author="xbany" w:date="2019-10-25T09:17:00Z">
                  <w:rPr>
                    <w:rStyle w:val="aa"/>
                    <w:noProof/>
                  </w:rPr>
                </w:rPrChange>
              </w:rPr>
              <w:delText>4.4.1</w:delText>
            </w:r>
            <w:r w:rsidRPr="004F4FFB" w:rsidDel="004F4FFB">
              <w:rPr>
                <w:noProof/>
                <w:rPrChange w:id="140" w:author="xbany" w:date="2019-10-25T09:17:00Z">
                  <w:rPr>
                    <w:rStyle w:val="aa"/>
                    <w:noProof/>
                  </w:rPr>
                </w:rPrChange>
              </w:rPr>
              <w:delText>操作要点及出错信息说明</w:delText>
            </w:r>
            <w:r w:rsidDel="004F4FFB">
              <w:rPr>
                <w:noProof/>
                <w:webHidden/>
              </w:rPr>
              <w:tab/>
              <w:delText>23</w:delText>
            </w:r>
          </w:del>
        </w:p>
        <w:p w:rsidR="00976FFD" w:rsidDel="004F4FFB" w:rsidRDefault="00976FFD">
          <w:pPr>
            <w:pStyle w:val="TOC1"/>
            <w:tabs>
              <w:tab w:val="right" w:leader="dot" w:pos="8296"/>
            </w:tabs>
            <w:rPr>
              <w:del w:id="141" w:author="xbany" w:date="2019-10-25T09:17:00Z"/>
              <w:rFonts w:cstheme="minorBidi"/>
              <w:noProof/>
              <w:kern w:val="2"/>
              <w:sz w:val="21"/>
            </w:rPr>
          </w:pPr>
          <w:del w:id="142" w:author="xbany" w:date="2019-10-25T09:17:00Z">
            <w:r w:rsidRPr="004F4FFB" w:rsidDel="004F4FFB">
              <w:rPr>
                <w:noProof/>
                <w:rPrChange w:id="143" w:author="xbany" w:date="2019-10-25T09:17:00Z">
                  <w:rPr>
                    <w:rStyle w:val="aa"/>
                    <w:noProof/>
                  </w:rPr>
                </w:rPrChange>
              </w:rPr>
              <w:delText>5.1</w:delText>
            </w:r>
            <w:r w:rsidRPr="004F4FFB" w:rsidDel="004F4FFB">
              <w:rPr>
                <w:noProof/>
                <w:rPrChange w:id="144" w:author="xbany" w:date="2019-10-25T09:17:00Z">
                  <w:rPr>
                    <w:rStyle w:val="aa"/>
                    <w:noProof/>
                  </w:rPr>
                </w:rPrChange>
              </w:rPr>
              <w:delText>支付消费</w:delText>
            </w:r>
            <w:r w:rsidDel="004F4FFB">
              <w:rPr>
                <w:noProof/>
                <w:webHidden/>
              </w:rPr>
              <w:tab/>
              <w:delText>24</w:delText>
            </w:r>
          </w:del>
        </w:p>
        <w:p w:rsidR="00976FFD" w:rsidDel="004F4FFB" w:rsidRDefault="00976FFD">
          <w:pPr>
            <w:pStyle w:val="TOC3"/>
            <w:tabs>
              <w:tab w:val="right" w:leader="dot" w:pos="8296"/>
            </w:tabs>
            <w:rPr>
              <w:del w:id="145" w:author="xbany" w:date="2019-10-25T09:17:00Z"/>
              <w:rFonts w:cstheme="minorBidi"/>
              <w:noProof/>
              <w:kern w:val="2"/>
              <w:sz w:val="21"/>
            </w:rPr>
          </w:pPr>
          <w:del w:id="146" w:author="xbany" w:date="2019-10-25T09:17:00Z">
            <w:r w:rsidRPr="004F4FFB" w:rsidDel="004F4FFB">
              <w:rPr>
                <w:noProof/>
                <w:rPrChange w:id="147" w:author="xbany" w:date="2019-10-25T09:17:00Z">
                  <w:rPr>
                    <w:rStyle w:val="aa"/>
                    <w:noProof/>
                  </w:rPr>
                </w:rPrChange>
              </w:rPr>
              <w:delText>5.1.1</w:delText>
            </w:r>
            <w:r w:rsidRPr="004F4FFB" w:rsidDel="004F4FFB">
              <w:rPr>
                <w:noProof/>
                <w:rPrChange w:id="148" w:author="xbany" w:date="2019-10-25T09:17:00Z">
                  <w:rPr>
                    <w:rStyle w:val="aa"/>
                    <w:noProof/>
                  </w:rPr>
                </w:rPrChange>
              </w:rPr>
              <w:delText>操作要点及出错信息说明</w:delText>
            </w:r>
            <w:r w:rsidDel="004F4FFB">
              <w:rPr>
                <w:noProof/>
                <w:webHidden/>
              </w:rPr>
              <w:tab/>
              <w:delText>27</w:delText>
            </w:r>
          </w:del>
        </w:p>
        <w:p w:rsidR="00976FFD" w:rsidDel="004F4FFB" w:rsidRDefault="00976FFD">
          <w:pPr>
            <w:pStyle w:val="TOC1"/>
            <w:tabs>
              <w:tab w:val="right" w:leader="dot" w:pos="8296"/>
            </w:tabs>
            <w:rPr>
              <w:del w:id="149" w:author="xbany" w:date="2019-10-25T09:17:00Z"/>
              <w:rFonts w:cstheme="minorBidi"/>
              <w:noProof/>
              <w:kern w:val="2"/>
              <w:sz w:val="21"/>
            </w:rPr>
          </w:pPr>
          <w:del w:id="150" w:author="xbany" w:date="2019-10-25T09:17:00Z">
            <w:r w:rsidRPr="004F4FFB" w:rsidDel="004F4FFB">
              <w:rPr>
                <w:noProof/>
                <w:rPrChange w:id="151" w:author="xbany" w:date="2019-10-25T09:17:00Z">
                  <w:rPr>
                    <w:rStyle w:val="aa"/>
                    <w:noProof/>
                  </w:rPr>
                </w:rPrChange>
              </w:rPr>
              <w:delText>6.1</w:delText>
            </w:r>
            <w:r w:rsidRPr="004F4FFB" w:rsidDel="004F4FFB">
              <w:rPr>
                <w:noProof/>
                <w:rPrChange w:id="152" w:author="xbany" w:date="2019-10-25T09:17:00Z">
                  <w:rPr>
                    <w:rStyle w:val="aa"/>
                    <w:noProof/>
                  </w:rPr>
                </w:rPrChange>
              </w:rPr>
              <w:delText>商家详情</w:delText>
            </w:r>
            <w:r w:rsidDel="004F4FFB">
              <w:rPr>
                <w:noProof/>
                <w:webHidden/>
              </w:rPr>
              <w:tab/>
              <w:delText>27</w:delText>
            </w:r>
          </w:del>
        </w:p>
        <w:p w:rsidR="00976FFD" w:rsidDel="004F4FFB" w:rsidRDefault="00976FFD">
          <w:pPr>
            <w:pStyle w:val="TOC3"/>
            <w:tabs>
              <w:tab w:val="right" w:leader="dot" w:pos="8296"/>
            </w:tabs>
            <w:rPr>
              <w:del w:id="153" w:author="xbany" w:date="2019-10-25T09:17:00Z"/>
              <w:rFonts w:cstheme="minorBidi"/>
              <w:noProof/>
              <w:kern w:val="2"/>
              <w:sz w:val="21"/>
            </w:rPr>
          </w:pPr>
          <w:del w:id="154" w:author="xbany" w:date="2019-10-25T09:17:00Z">
            <w:r w:rsidRPr="004F4FFB" w:rsidDel="004F4FFB">
              <w:rPr>
                <w:noProof/>
                <w:rPrChange w:id="155" w:author="xbany" w:date="2019-10-25T09:17:00Z">
                  <w:rPr>
                    <w:rStyle w:val="aa"/>
                    <w:noProof/>
                  </w:rPr>
                </w:rPrChange>
              </w:rPr>
              <w:delText>6.1.1</w:delText>
            </w:r>
            <w:r w:rsidRPr="004F4FFB" w:rsidDel="004F4FFB">
              <w:rPr>
                <w:noProof/>
                <w:rPrChange w:id="156" w:author="xbany" w:date="2019-10-25T09:17:00Z">
                  <w:rPr>
                    <w:rStyle w:val="aa"/>
                    <w:noProof/>
                  </w:rPr>
                </w:rPrChange>
              </w:rPr>
              <w:delText>操作要点及出错信息说明</w:delText>
            </w:r>
            <w:r w:rsidDel="004F4FFB">
              <w:rPr>
                <w:noProof/>
                <w:webHidden/>
              </w:rPr>
              <w:tab/>
              <w:delText>29</w:delText>
            </w:r>
          </w:del>
        </w:p>
        <w:p w:rsidR="007E4BE0" w:rsidRDefault="007E4BE0">
          <w:r>
            <w:rPr>
              <w:b/>
              <w:bCs/>
              <w:lang w:val="zh-CN"/>
            </w:rPr>
            <w:fldChar w:fldCharType="end"/>
          </w:r>
        </w:p>
      </w:sdtContent>
    </w:sdt>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F2608F" w:rsidRDefault="00F2608F" w:rsidP="007E4BE0"/>
    <w:p w:rsidR="00F2608F" w:rsidRDefault="00F2608F" w:rsidP="002F1D12">
      <w:pPr>
        <w:pStyle w:val="1"/>
      </w:pPr>
      <w:bookmarkStart w:id="157" w:name="_Toc22887450"/>
      <w:r>
        <w:rPr>
          <w:rFonts w:hint="eastAsia"/>
        </w:rPr>
        <w:t>1</w:t>
      </w:r>
      <w:r>
        <w:rPr>
          <w:rFonts w:hint="eastAsia"/>
        </w:rPr>
        <w:t>引言</w:t>
      </w:r>
      <w:bookmarkEnd w:id="157"/>
    </w:p>
    <w:p w:rsidR="00F2608F" w:rsidRDefault="00F2608F" w:rsidP="002F1D12">
      <w:pPr>
        <w:pStyle w:val="2"/>
      </w:pPr>
      <w:bookmarkStart w:id="158" w:name="_Toc22887451"/>
      <w:r>
        <w:rPr>
          <w:rFonts w:hint="eastAsia"/>
        </w:rPr>
        <w:t>1.1</w:t>
      </w:r>
      <w:r w:rsidR="002F1D12">
        <w:rPr>
          <w:rFonts w:hint="eastAsia"/>
        </w:rPr>
        <w:t>概述</w:t>
      </w:r>
      <w:bookmarkEnd w:id="158"/>
    </w:p>
    <w:p w:rsidR="00F2608F" w:rsidRPr="00F2608F" w:rsidRDefault="000F3848" w:rsidP="00F2608F">
      <w:pPr>
        <w:ind w:firstLineChars="200" w:firstLine="440"/>
      </w:pPr>
      <w:r>
        <w:rPr>
          <w:rFonts w:hint="eastAsia"/>
        </w:rPr>
        <w:t>安心会员卡</w:t>
      </w:r>
      <w:r w:rsidR="00F14416" w:rsidRPr="00F14416">
        <w:rPr>
          <w:rFonts w:hint="eastAsia"/>
        </w:rPr>
        <w:t>项目主要由三个系统组成，分别是支付平台（面向商户和行方使用，属于管理系统，根据不同的用户角色有不同的权限）、金贝商户版（主要提供给商户使用属于移动版的管理系统）、小程序或公众号（提供给会员使用，会员可以利用小程序或公众号进行日常消费和赚积分，属于“客户端”）。</w:t>
      </w:r>
    </w:p>
    <w:p w:rsidR="00F2608F" w:rsidRDefault="00F2608F" w:rsidP="002F1D12">
      <w:pPr>
        <w:pStyle w:val="2"/>
      </w:pPr>
      <w:bookmarkStart w:id="159" w:name="_Toc22887452"/>
      <w:r>
        <w:rPr>
          <w:rFonts w:hint="eastAsia"/>
        </w:rPr>
        <w:t>1.2</w:t>
      </w:r>
      <w:r>
        <w:rPr>
          <w:rFonts w:hint="eastAsia"/>
        </w:rPr>
        <w:t>编写</w:t>
      </w:r>
      <w:r>
        <w:t>目的</w:t>
      </w:r>
      <w:bookmarkEnd w:id="159"/>
    </w:p>
    <w:p w:rsidR="001734D3" w:rsidRDefault="001734D3" w:rsidP="001734D3">
      <w:pPr>
        <w:spacing w:line="240" w:lineRule="atLeast"/>
        <w:ind w:firstLineChars="200" w:firstLine="440"/>
      </w:pPr>
      <w:r>
        <w:rPr>
          <w:rFonts w:hint="eastAsia"/>
        </w:rPr>
        <w:t>通过向商家预存、充值的方式，消费者在购买商品或者服务时可获取更低廉的价格，而经营者也可借此迅速收回资金。但是，法律对预付卡的办理与监管还存在部分空白地带，如经营者涉嫌非法吸收公众存款，或是经营不善关店走人或转手他人，消费者有卡不能消费或只能折价消费，都侵害了消费者的资金安全。</w:t>
      </w:r>
    </w:p>
    <w:p w:rsidR="001734D3" w:rsidRPr="001734D3" w:rsidRDefault="001734D3" w:rsidP="001734D3">
      <w:pPr>
        <w:spacing w:line="240" w:lineRule="atLeast"/>
        <w:ind w:firstLineChars="200" w:firstLine="440"/>
      </w:pPr>
      <w:r>
        <w:rPr>
          <w:rFonts w:hint="eastAsia"/>
        </w:rPr>
        <w:t>为此，我们拟通过二类户进行充值资金的监管，利用母子户的方式形成客户的</w:t>
      </w:r>
      <w:r w:rsidR="000F3848">
        <w:rPr>
          <w:rFonts w:hint="eastAsia"/>
        </w:rPr>
        <w:t>安心会员卡</w:t>
      </w:r>
      <w:r>
        <w:rPr>
          <w:rFonts w:hint="eastAsia"/>
        </w:rPr>
        <w:t>，取代原有预付卡的销售和消费模式。</w:t>
      </w:r>
    </w:p>
    <w:p w:rsidR="00F2608F" w:rsidRDefault="00F2608F" w:rsidP="002F1D12">
      <w:pPr>
        <w:pStyle w:val="2"/>
      </w:pPr>
      <w:bookmarkStart w:id="160" w:name="_Toc22887453"/>
      <w:r>
        <w:rPr>
          <w:rFonts w:hint="eastAsia"/>
        </w:rPr>
        <w:t>1.3</w:t>
      </w:r>
      <w:r>
        <w:rPr>
          <w:rFonts w:hint="eastAsia"/>
        </w:rPr>
        <w:t>应用</w:t>
      </w:r>
      <w:r>
        <w:t>操作系统</w:t>
      </w:r>
      <w:bookmarkEnd w:id="160"/>
    </w:p>
    <w:p w:rsidR="002F1D12" w:rsidRPr="007C0470" w:rsidRDefault="002F1D12" w:rsidP="002F1D12">
      <w:pPr>
        <w:ind w:firstLineChars="200" w:firstLine="440"/>
        <w:rPr>
          <w:rFonts w:ascii="微软雅黑" w:hAnsi="微软雅黑"/>
        </w:rPr>
      </w:pPr>
      <w:r w:rsidRPr="007C0470">
        <w:rPr>
          <w:rFonts w:ascii="微软雅黑" w:hAnsi="微软雅黑" w:hint="eastAsia"/>
        </w:rPr>
        <w:t>本</w:t>
      </w:r>
      <w:r w:rsidRPr="007C0470">
        <w:rPr>
          <w:rFonts w:ascii="微软雅黑" w:hAnsi="微软雅黑"/>
        </w:rPr>
        <w:t>应用可</w:t>
      </w:r>
      <w:r w:rsidRPr="007C0470">
        <w:rPr>
          <w:rFonts w:ascii="微软雅黑" w:hAnsi="微软雅黑" w:hint="eastAsia"/>
        </w:rPr>
        <w:t>在</w:t>
      </w:r>
      <w:r w:rsidRPr="007C0470">
        <w:rPr>
          <w:rFonts w:ascii="微软雅黑" w:hAnsi="微软雅黑"/>
        </w:rPr>
        <w:t>安卓和</w:t>
      </w:r>
      <w:r w:rsidRPr="007C0470">
        <w:rPr>
          <w:rFonts w:ascii="微软雅黑" w:hAnsi="微软雅黑" w:hint="eastAsia"/>
        </w:rPr>
        <w:t>IOS8.0版本</w:t>
      </w:r>
      <w:r w:rsidRPr="007C0470">
        <w:rPr>
          <w:rFonts w:ascii="微软雅黑" w:hAnsi="微软雅黑"/>
        </w:rPr>
        <w:t>以上手机运行。</w:t>
      </w:r>
    </w:p>
    <w:p w:rsidR="00910024" w:rsidRDefault="00910024" w:rsidP="002F1D12">
      <w:pPr>
        <w:ind w:firstLineChars="200" w:firstLine="440"/>
      </w:pPr>
    </w:p>
    <w:p w:rsidR="00910024" w:rsidRDefault="00910024" w:rsidP="002F1D12">
      <w:pPr>
        <w:ind w:firstLineChars="200" w:firstLine="440"/>
      </w:pPr>
    </w:p>
    <w:p w:rsidR="00910024" w:rsidRDefault="00910024" w:rsidP="00910024">
      <w:pPr>
        <w:pStyle w:val="1"/>
      </w:pPr>
      <w:bookmarkStart w:id="161" w:name="_Toc22887454"/>
      <w:r>
        <w:rPr>
          <w:rFonts w:hint="eastAsia"/>
        </w:rPr>
        <w:lastRenderedPageBreak/>
        <w:t>2</w:t>
      </w:r>
      <w:r>
        <w:rPr>
          <w:rFonts w:hint="eastAsia"/>
        </w:rPr>
        <w:t>使用</w:t>
      </w:r>
      <w:r>
        <w:t>方法</w:t>
      </w:r>
      <w:bookmarkEnd w:id="161"/>
    </w:p>
    <w:p w:rsidR="00910024" w:rsidRPr="002F1D12" w:rsidRDefault="00910024" w:rsidP="002F1D12">
      <w:pPr>
        <w:ind w:firstLineChars="200" w:firstLine="440"/>
      </w:pPr>
    </w:p>
    <w:p w:rsidR="002F1D12" w:rsidRDefault="00CE2B41" w:rsidP="00A1590A">
      <w:pPr>
        <w:pStyle w:val="2"/>
      </w:pPr>
      <w:bookmarkStart w:id="162" w:name="_Toc22887455"/>
      <w:r>
        <w:rPr>
          <w:rFonts w:hint="eastAsia"/>
        </w:rPr>
        <w:t>2.</w:t>
      </w:r>
      <w:r w:rsidR="00EF751F">
        <w:t>1</w:t>
      </w:r>
      <w:r w:rsidR="00A1590A">
        <w:rPr>
          <w:rFonts w:hint="eastAsia"/>
        </w:rPr>
        <w:t>软件</w:t>
      </w:r>
      <w:r w:rsidR="00A1590A">
        <w:t>运行</w:t>
      </w:r>
      <w:bookmarkEnd w:id="162"/>
    </w:p>
    <w:p w:rsidR="00E26284" w:rsidRPr="007C0470" w:rsidRDefault="003A5DF7" w:rsidP="003A5DF7">
      <w:pPr>
        <w:ind w:firstLineChars="200" w:firstLine="440"/>
        <w:rPr>
          <w:rFonts w:ascii="微软雅黑" w:hAnsi="微软雅黑"/>
        </w:rPr>
      </w:pPr>
      <w:r w:rsidRPr="007C0470">
        <w:rPr>
          <w:rFonts w:ascii="微软雅黑" w:hAnsi="微软雅黑" w:hint="eastAsia"/>
        </w:rPr>
        <w:t>用户通过</w:t>
      </w:r>
      <w:r w:rsidR="00DB7EA7" w:rsidRPr="007C0470">
        <w:rPr>
          <w:rFonts w:ascii="微软雅黑" w:hAnsi="微软雅黑" w:hint="eastAsia"/>
        </w:rPr>
        <w:t>微信</w:t>
      </w:r>
      <w:r w:rsidRPr="007C0470">
        <w:rPr>
          <w:rFonts w:ascii="微软雅黑" w:hAnsi="微软雅黑" w:hint="eastAsia"/>
        </w:rPr>
        <w:t>扫描商家二维码或者微信搜索</w:t>
      </w:r>
      <w:r w:rsidRPr="007C0470">
        <w:rPr>
          <w:rFonts w:ascii="微软雅黑" w:hAnsi="微软雅黑"/>
        </w:rPr>
        <w:t>“</w:t>
      </w:r>
      <w:r w:rsidRPr="007C0470">
        <w:rPr>
          <w:rFonts w:ascii="微软雅黑" w:hAnsi="微软雅黑" w:hint="eastAsia"/>
        </w:rPr>
        <w:t>金贝卡包</w:t>
      </w:r>
      <w:r w:rsidRPr="007C0470">
        <w:rPr>
          <w:rFonts w:ascii="微软雅黑" w:hAnsi="微软雅黑"/>
        </w:rPr>
        <w:t>”</w:t>
      </w:r>
      <w:r w:rsidRPr="007C0470">
        <w:rPr>
          <w:rFonts w:ascii="微软雅黑" w:hAnsi="微软雅黑" w:hint="eastAsia"/>
        </w:rPr>
        <w:t>小程序进入。进入如下页面：</w:t>
      </w:r>
    </w:p>
    <w:p w:rsidR="003A5DF7" w:rsidRPr="00E26284" w:rsidRDefault="003A5DF7" w:rsidP="003A5DF7">
      <w:pPr>
        <w:jc w:val="center"/>
      </w:pPr>
      <w:r>
        <w:rPr>
          <w:rFonts w:hint="eastAsia"/>
          <w:noProof/>
        </w:rPr>
        <w:drawing>
          <wp:inline distT="0" distB="0" distL="0" distR="0">
            <wp:extent cx="2160000" cy="38421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首页.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3842142"/>
                    </a:xfrm>
                    <a:prstGeom prst="rect">
                      <a:avLst/>
                    </a:prstGeom>
                  </pic:spPr>
                </pic:pic>
              </a:graphicData>
            </a:graphic>
          </wp:inline>
        </w:drawing>
      </w:r>
    </w:p>
    <w:p w:rsidR="009F676C" w:rsidRDefault="006C02D5" w:rsidP="006C02D5">
      <w:pPr>
        <w:pStyle w:val="1"/>
      </w:pPr>
      <w:bookmarkStart w:id="163" w:name="_Toc22887456"/>
      <w:r>
        <w:t>3</w:t>
      </w:r>
      <w:r w:rsidR="009F676C">
        <w:rPr>
          <w:rFonts w:hint="eastAsia"/>
        </w:rPr>
        <w:t>.</w:t>
      </w:r>
      <w:r>
        <w:t>1</w:t>
      </w:r>
      <w:r w:rsidR="009F676C">
        <w:rPr>
          <w:rFonts w:hint="eastAsia"/>
        </w:rPr>
        <w:t>用户</w:t>
      </w:r>
      <w:r w:rsidR="009F676C">
        <w:t>注册</w:t>
      </w:r>
      <w:bookmarkEnd w:id="163"/>
    </w:p>
    <w:p w:rsidR="009F676C" w:rsidRDefault="009F676C" w:rsidP="00145E45">
      <w:pPr>
        <w:ind w:firstLineChars="200" w:firstLine="440"/>
      </w:pPr>
      <w:r>
        <w:rPr>
          <w:rFonts w:hint="eastAsia"/>
        </w:rPr>
        <w:t>用户</w:t>
      </w:r>
      <w:r>
        <w:t>第一次</w:t>
      </w:r>
      <w:r w:rsidR="003A5DF7">
        <w:rPr>
          <w:rFonts w:hint="eastAsia"/>
        </w:rPr>
        <w:t>进入小程序</w:t>
      </w:r>
      <w:r>
        <w:t>的时候</w:t>
      </w:r>
      <w:r>
        <w:rPr>
          <w:rFonts w:hint="eastAsia"/>
        </w:rPr>
        <w:t>，</w:t>
      </w:r>
      <w:r>
        <w:t>通过</w:t>
      </w:r>
      <w:r w:rsidR="003A5DF7">
        <w:rPr>
          <w:rFonts w:hint="eastAsia"/>
        </w:rPr>
        <w:t>扫描商家二维码</w:t>
      </w:r>
      <w:r>
        <w:t>进行</w:t>
      </w:r>
      <w:r>
        <w:rPr>
          <w:rFonts w:hint="eastAsia"/>
        </w:rPr>
        <w:t>用户</w:t>
      </w:r>
      <w:r>
        <w:t>注册：</w:t>
      </w:r>
      <w:r w:rsidR="00145E45">
        <w:rPr>
          <w:rFonts w:hint="eastAsia"/>
        </w:rPr>
        <w:t>，</w:t>
      </w:r>
      <w:r w:rsidR="00145E45">
        <w:t>进入如下页面：</w:t>
      </w:r>
    </w:p>
    <w:p w:rsidR="003A5DF7" w:rsidRDefault="003A5DF7" w:rsidP="003A5DF7">
      <w:pPr>
        <w:ind w:firstLineChars="200" w:firstLine="440"/>
        <w:jc w:val="center"/>
      </w:pPr>
      <w:r>
        <w:rPr>
          <w:rFonts w:hint="eastAsia"/>
          <w:noProof/>
        </w:rPr>
        <w:lastRenderedPageBreak/>
        <w:drawing>
          <wp:inline distT="0" distB="0" distL="0" distR="0">
            <wp:extent cx="2160000" cy="38421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注册首页.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3A5DF7" w:rsidRDefault="003A5DF7" w:rsidP="003A5DF7">
      <w:pPr>
        <w:ind w:firstLineChars="200" w:firstLine="440"/>
      </w:pPr>
      <w:r>
        <w:rPr>
          <w:rFonts w:hint="eastAsia"/>
        </w:rPr>
        <w:t>点击：确定按钮进入开户流程，进入如下页面：</w:t>
      </w:r>
    </w:p>
    <w:p w:rsidR="00305C43" w:rsidRDefault="00305C43" w:rsidP="00305C43">
      <w:pPr>
        <w:ind w:firstLineChars="200" w:firstLine="440"/>
        <w:jc w:val="center"/>
      </w:pPr>
      <w:r>
        <w:rPr>
          <w:rFonts w:hint="eastAsia"/>
          <w:noProof/>
        </w:rPr>
        <w:drawing>
          <wp:inline distT="0" distB="0" distL="0" distR="0">
            <wp:extent cx="2160000" cy="38421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手机验证码.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305C43" w:rsidRDefault="00305C43" w:rsidP="00305C43">
      <w:pPr>
        <w:ind w:firstLineChars="200" w:firstLine="440"/>
      </w:pPr>
      <w:r>
        <w:rPr>
          <w:rFonts w:hint="eastAsia"/>
        </w:rPr>
        <w:t>输入手机号码，点击：获取验证码，收到验证码后输入验证码，点击：下一步，进入南通农村商业银行实名实人认证，进入如下图页面：</w:t>
      </w:r>
    </w:p>
    <w:p w:rsidR="00305C43" w:rsidRDefault="00305C43" w:rsidP="00305C43">
      <w:pPr>
        <w:ind w:firstLineChars="200" w:firstLine="440"/>
        <w:jc w:val="center"/>
      </w:pPr>
      <w:r>
        <w:rPr>
          <w:rFonts w:hint="eastAsia"/>
          <w:noProof/>
        </w:rPr>
        <w:lastRenderedPageBreak/>
        <w:drawing>
          <wp:inline distT="0" distB="0" distL="0" distR="0">
            <wp:extent cx="2160000" cy="38421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305C43" w:rsidRDefault="00305C43" w:rsidP="00305C43">
      <w:pPr>
        <w:ind w:firstLineChars="200" w:firstLine="440"/>
      </w:pPr>
      <w:r>
        <w:rPr>
          <w:rFonts w:hint="eastAsia"/>
        </w:rPr>
        <w:t>点击快速验证，进入身份证识别页面，页面如下图：</w:t>
      </w:r>
    </w:p>
    <w:p w:rsidR="00305C43" w:rsidRDefault="00305C43" w:rsidP="00305C43">
      <w:pPr>
        <w:ind w:firstLineChars="200" w:firstLine="440"/>
        <w:jc w:val="center"/>
      </w:pPr>
      <w:r>
        <w:rPr>
          <w:rFonts w:hint="eastAsia"/>
          <w:noProof/>
        </w:rPr>
        <w:drawing>
          <wp:inline distT="0" distB="0" distL="0" distR="0">
            <wp:extent cx="2160000" cy="384214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305C43" w:rsidRDefault="00305C43" w:rsidP="00305C43">
      <w:pPr>
        <w:ind w:firstLineChars="200" w:firstLine="440"/>
      </w:pPr>
      <w:r>
        <w:rPr>
          <w:rFonts w:hint="eastAsia"/>
        </w:rPr>
        <w:t>点击：开始识别，扫描扫描身份证正面和反面，扫描完成识别，进入身份证确认页面，进入页面如下图：</w:t>
      </w:r>
    </w:p>
    <w:p w:rsidR="00305C43" w:rsidRDefault="00305C43" w:rsidP="00305C43">
      <w:pPr>
        <w:ind w:firstLineChars="200" w:firstLine="440"/>
        <w:jc w:val="center"/>
      </w:pPr>
      <w:r>
        <w:rPr>
          <w:rFonts w:hint="eastAsia"/>
          <w:noProof/>
        </w:rPr>
        <w:lastRenderedPageBreak/>
        <w:drawing>
          <wp:inline distT="0" distB="0" distL="0" distR="0">
            <wp:extent cx="2160000" cy="38421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cr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305C43" w:rsidRDefault="00305C43" w:rsidP="00305C43">
      <w:pPr>
        <w:ind w:firstLineChars="200" w:firstLine="440"/>
      </w:pPr>
      <w:r>
        <w:rPr>
          <w:rFonts w:hint="eastAsia"/>
        </w:rPr>
        <w:t>点击：下一步，进入人脸识别验证身份信息页面，进入页面如下图：</w:t>
      </w:r>
    </w:p>
    <w:p w:rsidR="00305C43" w:rsidRDefault="00305C43" w:rsidP="00305C43">
      <w:pPr>
        <w:ind w:firstLineChars="200" w:firstLine="440"/>
        <w:jc w:val="center"/>
      </w:pPr>
      <w:r>
        <w:rPr>
          <w:rFonts w:hint="eastAsia"/>
          <w:noProof/>
        </w:rPr>
        <w:drawing>
          <wp:inline distT="0" distB="0" distL="0" distR="0">
            <wp:extent cx="2160000" cy="38421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cr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305C43" w:rsidRDefault="00305C43" w:rsidP="00305C43">
      <w:pPr>
        <w:ind w:firstLineChars="200" w:firstLine="440"/>
      </w:pPr>
      <w:r>
        <w:rPr>
          <w:rFonts w:hint="eastAsia"/>
        </w:rPr>
        <w:lastRenderedPageBreak/>
        <w:t>用户需要同意服务提供者及腾讯使用并传送相关数据用于身份核验协议之后点击：下一步，进入人脸识别操作</w:t>
      </w:r>
      <w:r w:rsidR="008C510D">
        <w:rPr>
          <w:rFonts w:hint="eastAsia"/>
        </w:rPr>
        <w:t>，人脸识别验证通过后进入添加银行卡页面，进入页面如下：</w:t>
      </w:r>
    </w:p>
    <w:p w:rsidR="008C510D" w:rsidRDefault="008C510D" w:rsidP="008C510D">
      <w:pPr>
        <w:ind w:firstLineChars="200" w:firstLine="440"/>
        <w:jc w:val="center"/>
      </w:pPr>
      <w:r>
        <w:rPr>
          <w:rFonts w:hint="eastAsia"/>
          <w:noProof/>
        </w:rPr>
        <w:drawing>
          <wp:inline distT="0" distB="0" distL="0" distR="0">
            <wp:extent cx="2160000" cy="38421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银行卡.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8C510D" w:rsidRDefault="008C510D" w:rsidP="008C510D">
      <w:pPr>
        <w:ind w:firstLineChars="200" w:firstLine="440"/>
      </w:pPr>
      <w:r>
        <w:rPr>
          <w:rFonts w:hint="eastAsia"/>
        </w:rPr>
        <w:t>点击：点击添加按钮，进入扫描银行卡页面，进入页面如下图：</w:t>
      </w:r>
    </w:p>
    <w:p w:rsidR="008C510D" w:rsidRDefault="008C510D" w:rsidP="008C510D">
      <w:pPr>
        <w:ind w:firstLineChars="200" w:firstLine="440"/>
        <w:jc w:val="center"/>
      </w:pPr>
      <w:r>
        <w:rPr>
          <w:rFonts w:hint="eastAsia"/>
          <w:noProof/>
        </w:rPr>
        <w:lastRenderedPageBreak/>
        <w:drawing>
          <wp:inline distT="0" distB="0" distL="0" distR="0">
            <wp:extent cx="2160000" cy="38366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银行卡2.png"/>
                    <pic:cNvPicPr/>
                  </pic:nvPicPr>
                  <pic:blipFill>
                    <a:blip r:embed="rId15">
                      <a:extLst>
                        <a:ext uri="{28A0092B-C50C-407E-A947-70E740481C1C}">
                          <a14:useLocalDpi xmlns:a14="http://schemas.microsoft.com/office/drawing/2010/main" val="0"/>
                        </a:ext>
                      </a:extLst>
                    </a:blip>
                    <a:stretch>
                      <a:fillRect/>
                    </a:stretch>
                  </pic:blipFill>
                  <pic:spPr>
                    <a:xfrm>
                      <a:off x="0" y="0"/>
                      <a:ext cx="2160000" cy="3836643"/>
                    </a:xfrm>
                    <a:prstGeom prst="rect">
                      <a:avLst/>
                    </a:prstGeom>
                  </pic:spPr>
                </pic:pic>
              </a:graphicData>
            </a:graphic>
          </wp:inline>
        </w:drawing>
      </w:r>
    </w:p>
    <w:p w:rsidR="008C510D" w:rsidRDefault="008C510D" w:rsidP="008C510D">
      <w:pPr>
        <w:ind w:firstLineChars="200" w:firstLine="440"/>
      </w:pPr>
      <w:r>
        <w:rPr>
          <w:rFonts w:hint="eastAsia"/>
        </w:rPr>
        <w:t>扫描银行卡完成，点击：下一步，进入：设置交易密码页面，进入页面如下：</w:t>
      </w:r>
    </w:p>
    <w:p w:rsidR="008C510D" w:rsidRDefault="008C510D" w:rsidP="008C510D">
      <w:pPr>
        <w:ind w:firstLineChars="200" w:firstLine="440"/>
        <w:jc w:val="center"/>
      </w:pPr>
      <w:r>
        <w:rPr>
          <w:rFonts w:hint="eastAsia"/>
          <w:noProof/>
        </w:rPr>
        <w:drawing>
          <wp:inline distT="0" distB="0" distL="0" distR="0">
            <wp:extent cx="2160000" cy="381398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密码.png"/>
                    <pic:cNvPicPr/>
                  </pic:nvPicPr>
                  <pic:blipFill>
                    <a:blip r:embed="rId16">
                      <a:extLst>
                        <a:ext uri="{28A0092B-C50C-407E-A947-70E740481C1C}">
                          <a14:useLocalDpi xmlns:a14="http://schemas.microsoft.com/office/drawing/2010/main" val="0"/>
                        </a:ext>
                      </a:extLst>
                    </a:blip>
                    <a:stretch>
                      <a:fillRect/>
                    </a:stretch>
                  </pic:blipFill>
                  <pic:spPr>
                    <a:xfrm>
                      <a:off x="0" y="0"/>
                      <a:ext cx="2160000" cy="3813986"/>
                    </a:xfrm>
                    <a:prstGeom prst="rect">
                      <a:avLst/>
                    </a:prstGeom>
                  </pic:spPr>
                </pic:pic>
              </a:graphicData>
            </a:graphic>
          </wp:inline>
        </w:drawing>
      </w:r>
    </w:p>
    <w:p w:rsidR="008C510D" w:rsidRDefault="008C510D" w:rsidP="008C510D">
      <w:pPr>
        <w:ind w:firstLineChars="200" w:firstLine="440"/>
      </w:pPr>
      <w:r>
        <w:rPr>
          <w:rFonts w:hint="eastAsia"/>
        </w:rPr>
        <w:t>输入交易密码，点击：下一步，完成金贝卡包开户流程，进入如下页面：</w:t>
      </w:r>
    </w:p>
    <w:p w:rsidR="008C510D" w:rsidRDefault="008C510D" w:rsidP="008C510D">
      <w:pPr>
        <w:ind w:firstLineChars="200" w:firstLine="440"/>
        <w:jc w:val="center"/>
      </w:pPr>
      <w:r>
        <w:rPr>
          <w:rFonts w:hint="eastAsia"/>
          <w:noProof/>
        </w:rPr>
        <w:lastRenderedPageBreak/>
        <w:drawing>
          <wp:inline distT="0" distB="0" distL="0" distR="0">
            <wp:extent cx="2160000" cy="38180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开户成功.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3818027"/>
                    </a:xfrm>
                    <a:prstGeom prst="rect">
                      <a:avLst/>
                    </a:prstGeom>
                  </pic:spPr>
                </pic:pic>
              </a:graphicData>
            </a:graphic>
          </wp:inline>
        </w:drawing>
      </w:r>
    </w:p>
    <w:p w:rsidR="008C510D" w:rsidRDefault="008C510D" w:rsidP="00305C43">
      <w:pPr>
        <w:ind w:firstLineChars="200" w:firstLine="440"/>
      </w:pPr>
    </w:p>
    <w:p w:rsidR="009F676C" w:rsidRDefault="009F676C" w:rsidP="009F676C">
      <w:pPr>
        <w:jc w:val="center"/>
      </w:pPr>
    </w:p>
    <w:p w:rsidR="00145E45" w:rsidRDefault="00145E45" w:rsidP="002A4C4E">
      <w:pPr>
        <w:pStyle w:val="3"/>
      </w:pPr>
      <w:bookmarkStart w:id="164" w:name="_Toc22887457"/>
      <w:r w:rsidRPr="00B25D47">
        <w:rPr>
          <w:rFonts w:hint="eastAsia"/>
        </w:rPr>
        <w:t>3.1</w:t>
      </w:r>
      <w:r w:rsidR="006C02D5">
        <w:rPr>
          <w:rFonts w:hint="eastAsia"/>
        </w:rPr>
        <w:t>.</w:t>
      </w:r>
      <w:r w:rsidR="006C02D5">
        <w:t>1</w:t>
      </w:r>
      <w:r w:rsidRPr="00B25D47">
        <w:rPr>
          <w:rFonts w:hint="eastAsia"/>
        </w:rPr>
        <w:t>操作</w:t>
      </w:r>
      <w:r w:rsidRPr="00B25D47">
        <w:t>要点及出错信息说明</w:t>
      </w:r>
      <w:bookmarkEnd w:id="164"/>
    </w:p>
    <w:p w:rsidR="00E338FF" w:rsidRPr="00C3776E" w:rsidRDefault="0074469E" w:rsidP="00E338FF">
      <w:pPr>
        <w:rPr>
          <w:rFonts w:ascii="微软雅黑" w:hAnsi="微软雅黑"/>
        </w:rPr>
      </w:pPr>
      <w:r w:rsidRPr="00C3776E">
        <w:rPr>
          <w:rFonts w:ascii="微软雅黑" w:hAnsi="微软雅黑" w:hint="eastAsia"/>
        </w:rPr>
        <w:t>1、用户开户手机号码需要与绑定银行卡预留手机号码一致，才能完成开户流程。</w:t>
      </w:r>
    </w:p>
    <w:p w:rsidR="0074469E" w:rsidRPr="00C3776E" w:rsidRDefault="0074469E" w:rsidP="00E338FF">
      <w:pPr>
        <w:rPr>
          <w:rFonts w:ascii="微软雅黑" w:hAnsi="微软雅黑"/>
        </w:rPr>
      </w:pPr>
      <w:r w:rsidRPr="00C3776E">
        <w:rPr>
          <w:rFonts w:ascii="微软雅黑" w:hAnsi="微软雅黑" w:hint="eastAsia"/>
        </w:rPr>
        <w:t>2、用户扫描身份证正反面信息时，在身份确认页面可以手动修改客户信息。</w:t>
      </w:r>
    </w:p>
    <w:p w:rsidR="0074469E" w:rsidRPr="00C3776E" w:rsidRDefault="0074469E" w:rsidP="00E338FF">
      <w:pPr>
        <w:rPr>
          <w:rFonts w:ascii="微软雅黑" w:hAnsi="微软雅黑"/>
        </w:rPr>
      </w:pPr>
      <w:r w:rsidRPr="00C3776E">
        <w:rPr>
          <w:rFonts w:ascii="微软雅黑" w:hAnsi="微软雅黑" w:hint="eastAsia"/>
        </w:rPr>
        <w:t>3、当用户存在金贝用户时，进入小程序后，验证手机号码后，即可直接进入小程序。</w:t>
      </w:r>
    </w:p>
    <w:p w:rsidR="0074469E" w:rsidRPr="00C3776E" w:rsidRDefault="0074469E" w:rsidP="00E338FF">
      <w:pPr>
        <w:rPr>
          <w:rFonts w:ascii="微软雅黑" w:hAnsi="微软雅黑"/>
        </w:rPr>
      </w:pPr>
      <w:r w:rsidRPr="00C3776E">
        <w:rPr>
          <w:rFonts w:ascii="微软雅黑" w:hAnsi="微软雅黑" w:hint="eastAsia"/>
        </w:rPr>
        <w:t>4、当用户存在马上贷产品时，进入小程序后，验证手机号码后，即可直接进入小程序。</w:t>
      </w:r>
    </w:p>
    <w:p w:rsidR="0074469E" w:rsidRPr="00C3776E" w:rsidRDefault="00745016" w:rsidP="00E338FF">
      <w:pPr>
        <w:rPr>
          <w:rFonts w:ascii="微软雅黑" w:hAnsi="微软雅黑"/>
        </w:rPr>
      </w:pPr>
      <w:r w:rsidRPr="00C3776E">
        <w:rPr>
          <w:rFonts w:ascii="微软雅黑" w:hAnsi="微软雅黑" w:hint="eastAsia"/>
        </w:rPr>
        <w:t>5、当用户在金贝更换绑定手机号码时，进入小程序后直接同步换卡后的信息。</w:t>
      </w:r>
    </w:p>
    <w:p w:rsidR="00745016" w:rsidRDefault="00745016" w:rsidP="00E338FF"/>
    <w:p w:rsidR="00745016" w:rsidRDefault="00DB7EA7" w:rsidP="00DB7EA7">
      <w:pPr>
        <w:pStyle w:val="1"/>
      </w:pPr>
      <w:bookmarkStart w:id="165" w:name="_Toc22887458"/>
      <w:r>
        <w:rPr>
          <w:rFonts w:hint="eastAsia"/>
        </w:rPr>
        <w:lastRenderedPageBreak/>
        <w:t>3</w:t>
      </w:r>
      <w:r>
        <w:t>.2</w:t>
      </w:r>
      <w:r>
        <w:rPr>
          <w:rFonts w:hint="eastAsia"/>
        </w:rPr>
        <w:t>成为会员</w:t>
      </w:r>
      <w:bookmarkEnd w:id="165"/>
    </w:p>
    <w:p w:rsidR="00DB7EA7" w:rsidRDefault="00DB7EA7" w:rsidP="005B7ABC">
      <w:pPr>
        <w:ind w:firstLineChars="200" w:firstLine="440"/>
      </w:pPr>
      <w:r>
        <w:rPr>
          <w:rFonts w:hint="eastAsia"/>
        </w:rPr>
        <w:t>已注册完成用户可以通过微信扫描商家二维码或者微信搜索</w:t>
      </w:r>
      <w:r>
        <w:t>“</w:t>
      </w:r>
      <w:r>
        <w:rPr>
          <w:rFonts w:hint="eastAsia"/>
        </w:rPr>
        <w:t>金贝卡包</w:t>
      </w:r>
      <w:r>
        <w:t>”</w:t>
      </w:r>
      <w:r>
        <w:rPr>
          <w:rFonts w:hint="eastAsia"/>
        </w:rPr>
        <w:t>小程序进入，</w:t>
      </w:r>
      <w:r w:rsidR="004A1274">
        <w:rPr>
          <w:rFonts w:hint="eastAsia"/>
        </w:rPr>
        <w:t>当</w:t>
      </w:r>
      <w:r w:rsidR="00B9229C">
        <w:rPr>
          <w:rFonts w:hint="eastAsia"/>
        </w:rPr>
        <w:t>用户</w:t>
      </w:r>
      <w:r>
        <w:rPr>
          <w:rFonts w:hint="eastAsia"/>
        </w:rPr>
        <w:t>通过微信扫描商户二维码进入</w:t>
      </w:r>
      <w:r w:rsidR="00B9229C">
        <w:rPr>
          <w:rFonts w:hint="eastAsia"/>
        </w:rPr>
        <w:t>如下页面：</w:t>
      </w:r>
    </w:p>
    <w:p w:rsidR="00463FEC" w:rsidRDefault="00463FEC" w:rsidP="00463FEC">
      <w:pPr>
        <w:ind w:firstLineChars="200" w:firstLine="440"/>
        <w:jc w:val="center"/>
      </w:pPr>
      <w:r>
        <w:rPr>
          <w:rFonts w:hint="eastAsia"/>
          <w:noProof/>
        </w:rPr>
        <w:drawing>
          <wp:inline distT="0" distB="0" distL="0" distR="0">
            <wp:extent cx="2160000" cy="38421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成为会员.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463FEC" w:rsidRDefault="00463FEC" w:rsidP="00463FEC">
      <w:pPr>
        <w:ind w:firstLineChars="200" w:firstLine="440"/>
      </w:pPr>
      <w:r>
        <w:rPr>
          <w:rFonts w:hint="eastAsia"/>
        </w:rPr>
        <w:t>点击确认按钮，进入充值页面，进入页面如下：</w:t>
      </w:r>
    </w:p>
    <w:p w:rsidR="00463FEC" w:rsidRDefault="00463FEC" w:rsidP="00463FEC">
      <w:pPr>
        <w:jc w:val="center"/>
      </w:pPr>
      <w:r>
        <w:rPr>
          <w:rFonts w:hint="eastAsia"/>
          <w:noProof/>
        </w:rPr>
        <w:lastRenderedPageBreak/>
        <w:drawing>
          <wp:inline distT="0" distB="0" distL="0" distR="0" wp14:anchorId="7127913A" wp14:editId="15FB5A4E">
            <wp:extent cx="2160000" cy="3875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金额.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3875745"/>
                    </a:xfrm>
                    <a:prstGeom prst="rect">
                      <a:avLst/>
                    </a:prstGeom>
                  </pic:spPr>
                </pic:pic>
              </a:graphicData>
            </a:graphic>
          </wp:inline>
        </w:drawing>
      </w:r>
    </w:p>
    <w:p w:rsidR="00463FEC" w:rsidRDefault="00463FEC" w:rsidP="00463FEC">
      <w:pPr>
        <w:ind w:firstLineChars="200" w:firstLine="440"/>
      </w:pPr>
      <w:r>
        <w:rPr>
          <w:rFonts w:hint="eastAsia"/>
        </w:rPr>
        <w:t>输入充值金额，点击：去充值按钮，进入确认付款页面，选择付款方式，点击：立即付款，进入：请输入交易密码页面，进入页面如下图：</w:t>
      </w:r>
    </w:p>
    <w:p w:rsidR="00463FEC" w:rsidRDefault="00463FEC" w:rsidP="00463FEC">
      <w:pPr>
        <w:jc w:val="center"/>
      </w:pPr>
      <w:r>
        <w:rPr>
          <w:rFonts w:hint="eastAsia"/>
          <w:noProof/>
        </w:rPr>
        <w:drawing>
          <wp:inline distT="0" distB="0" distL="0" distR="0" wp14:anchorId="66C41C1B" wp14:editId="0C771360">
            <wp:extent cx="2160000" cy="37913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密码2.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3791329"/>
                    </a:xfrm>
                    <a:prstGeom prst="rect">
                      <a:avLst/>
                    </a:prstGeom>
                  </pic:spPr>
                </pic:pic>
              </a:graphicData>
            </a:graphic>
          </wp:inline>
        </w:drawing>
      </w:r>
    </w:p>
    <w:p w:rsidR="00463FEC" w:rsidRDefault="00463FEC" w:rsidP="00463FEC">
      <w:pPr>
        <w:ind w:firstLineChars="200" w:firstLine="440"/>
      </w:pPr>
      <w:r>
        <w:rPr>
          <w:rFonts w:hint="eastAsia"/>
        </w:rPr>
        <w:t>输入交易密码完成充值交易，进入如下页面：</w:t>
      </w:r>
    </w:p>
    <w:p w:rsidR="00463FEC" w:rsidRDefault="00463FEC" w:rsidP="00463FEC">
      <w:pPr>
        <w:jc w:val="center"/>
      </w:pPr>
      <w:r>
        <w:rPr>
          <w:rFonts w:hint="eastAsia"/>
          <w:noProof/>
        </w:rPr>
        <w:lastRenderedPageBreak/>
        <w:drawing>
          <wp:inline distT="0" distB="0" distL="0" distR="0" wp14:anchorId="4F2EFC00" wp14:editId="588679B2">
            <wp:extent cx="2160000" cy="38408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成功.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3840844"/>
                    </a:xfrm>
                    <a:prstGeom prst="rect">
                      <a:avLst/>
                    </a:prstGeom>
                  </pic:spPr>
                </pic:pic>
              </a:graphicData>
            </a:graphic>
          </wp:inline>
        </w:drawing>
      </w:r>
    </w:p>
    <w:p w:rsidR="00463FEC" w:rsidRDefault="00463FEC" w:rsidP="00463FEC">
      <w:pPr>
        <w:ind w:firstLineChars="200" w:firstLine="440"/>
      </w:pPr>
    </w:p>
    <w:p w:rsidR="00463FEC" w:rsidRDefault="00463FEC" w:rsidP="00463FEC">
      <w:pPr>
        <w:ind w:firstLineChars="200" w:firstLine="440"/>
      </w:pPr>
    </w:p>
    <w:p w:rsidR="004A1274" w:rsidRDefault="004A1274" w:rsidP="00DB7EA7"/>
    <w:p w:rsidR="004A1274" w:rsidRDefault="004A1274" w:rsidP="00DB7EA7"/>
    <w:p w:rsidR="004A1274" w:rsidRDefault="004A1274" w:rsidP="00DB7EA7"/>
    <w:p w:rsidR="004A1274" w:rsidRDefault="004A1274" w:rsidP="00C94DA0">
      <w:pPr>
        <w:ind w:firstLineChars="200" w:firstLine="440"/>
      </w:pPr>
      <w:r>
        <w:rPr>
          <w:rFonts w:hint="eastAsia"/>
        </w:rPr>
        <w:t>当用户通过微信搜索</w:t>
      </w:r>
      <w:r>
        <w:t>“</w:t>
      </w:r>
      <w:r>
        <w:rPr>
          <w:rFonts w:hint="eastAsia"/>
        </w:rPr>
        <w:t>金贝卡包</w:t>
      </w:r>
      <w:r>
        <w:t>”</w:t>
      </w:r>
      <w:r>
        <w:rPr>
          <w:rFonts w:hint="eastAsia"/>
        </w:rPr>
        <w:t>小程序进入，点击：扫一扫，扫描商户二维码即可成为会员并且进入</w:t>
      </w:r>
      <w:r w:rsidR="00293A30">
        <w:rPr>
          <w:rFonts w:hint="eastAsia"/>
        </w:rPr>
        <w:t>充值</w:t>
      </w:r>
      <w:r>
        <w:rPr>
          <w:rFonts w:hint="eastAsia"/>
        </w:rPr>
        <w:t>页面，进入页面如下图：</w:t>
      </w:r>
    </w:p>
    <w:p w:rsidR="00293A30" w:rsidRDefault="00293A30" w:rsidP="00293A30">
      <w:pPr>
        <w:jc w:val="center"/>
      </w:pPr>
      <w:r>
        <w:rPr>
          <w:rFonts w:hint="eastAsia"/>
          <w:noProof/>
        </w:rPr>
        <w:lastRenderedPageBreak/>
        <w:drawing>
          <wp:inline distT="0" distB="0" distL="0" distR="0">
            <wp:extent cx="2160000" cy="3839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充值.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3839153"/>
                    </a:xfrm>
                    <a:prstGeom prst="rect">
                      <a:avLst/>
                    </a:prstGeom>
                  </pic:spPr>
                </pic:pic>
              </a:graphicData>
            </a:graphic>
          </wp:inline>
        </w:drawing>
      </w:r>
    </w:p>
    <w:p w:rsidR="00293A30" w:rsidRDefault="00293A30" w:rsidP="00DB3C97">
      <w:pPr>
        <w:ind w:firstLineChars="200" w:firstLine="440"/>
      </w:pPr>
      <w:r>
        <w:rPr>
          <w:rFonts w:hint="eastAsia"/>
        </w:rPr>
        <w:t>点击确认按钮，进入充值页面，进入页面如下：</w:t>
      </w:r>
    </w:p>
    <w:p w:rsidR="00293A30" w:rsidRDefault="00293A30" w:rsidP="00293A30">
      <w:pPr>
        <w:jc w:val="center"/>
      </w:pPr>
      <w:r>
        <w:rPr>
          <w:rFonts w:hint="eastAsia"/>
          <w:noProof/>
        </w:rPr>
        <w:drawing>
          <wp:inline distT="0" distB="0" distL="0" distR="0">
            <wp:extent cx="2160000" cy="38757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金额.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3875745"/>
                    </a:xfrm>
                    <a:prstGeom prst="rect">
                      <a:avLst/>
                    </a:prstGeom>
                  </pic:spPr>
                </pic:pic>
              </a:graphicData>
            </a:graphic>
          </wp:inline>
        </w:drawing>
      </w:r>
    </w:p>
    <w:p w:rsidR="00293A30" w:rsidRDefault="00293A30" w:rsidP="00DB3C97">
      <w:pPr>
        <w:ind w:firstLineChars="200" w:firstLine="440"/>
      </w:pPr>
      <w:r>
        <w:rPr>
          <w:rFonts w:hint="eastAsia"/>
        </w:rPr>
        <w:t>输入充值金额，点击：去充值按钮，进入确认付款页面，选择付款方式，点击：立即付款，进入：请输入交易密码页面，进入页面如下图：</w:t>
      </w:r>
    </w:p>
    <w:p w:rsidR="00293A30" w:rsidRDefault="00293A30" w:rsidP="00293A30">
      <w:pPr>
        <w:jc w:val="center"/>
      </w:pPr>
      <w:r>
        <w:rPr>
          <w:rFonts w:hint="eastAsia"/>
          <w:noProof/>
        </w:rPr>
        <w:lastRenderedPageBreak/>
        <w:drawing>
          <wp:inline distT="0" distB="0" distL="0" distR="0">
            <wp:extent cx="2160000" cy="37913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密码2.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3791329"/>
                    </a:xfrm>
                    <a:prstGeom prst="rect">
                      <a:avLst/>
                    </a:prstGeom>
                  </pic:spPr>
                </pic:pic>
              </a:graphicData>
            </a:graphic>
          </wp:inline>
        </w:drawing>
      </w:r>
    </w:p>
    <w:p w:rsidR="00293A30" w:rsidRDefault="00293A30" w:rsidP="00DB3C97">
      <w:pPr>
        <w:ind w:firstLineChars="200" w:firstLine="440"/>
      </w:pPr>
      <w:r>
        <w:rPr>
          <w:rFonts w:hint="eastAsia"/>
        </w:rPr>
        <w:t>输入交易密码完成充值交易，进入如下页面：</w:t>
      </w:r>
    </w:p>
    <w:p w:rsidR="00293A30" w:rsidRDefault="00293A30" w:rsidP="00293A30">
      <w:pPr>
        <w:jc w:val="center"/>
      </w:pPr>
      <w:r>
        <w:rPr>
          <w:rFonts w:hint="eastAsia"/>
          <w:noProof/>
        </w:rPr>
        <w:drawing>
          <wp:inline distT="0" distB="0" distL="0" distR="0">
            <wp:extent cx="2160000" cy="38408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成功.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3840844"/>
                    </a:xfrm>
                    <a:prstGeom prst="rect">
                      <a:avLst/>
                    </a:prstGeom>
                  </pic:spPr>
                </pic:pic>
              </a:graphicData>
            </a:graphic>
          </wp:inline>
        </w:drawing>
      </w:r>
    </w:p>
    <w:p w:rsidR="00691647" w:rsidRDefault="00691647" w:rsidP="00691647">
      <w:pPr>
        <w:pStyle w:val="3"/>
      </w:pPr>
      <w:bookmarkStart w:id="166" w:name="_Toc22887459"/>
      <w:r>
        <w:rPr>
          <w:rFonts w:hint="eastAsia"/>
        </w:rPr>
        <w:lastRenderedPageBreak/>
        <w:t>3</w:t>
      </w:r>
      <w:r>
        <w:t>.2.1</w:t>
      </w:r>
      <w:r>
        <w:rPr>
          <w:rFonts w:hint="eastAsia"/>
        </w:rPr>
        <w:t>操作要点及出错信息说明</w:t>
      </w:r>
      <w:bookmarkEnd w:id="166"/>
    </w:p>
    <w:p w:rsidR="00691647" w:rsidRPr="00B62FB3" w:rsidRDefault="00691647" w:rsidP="00691647">
      <w:pPr>
        <w:rPr>
          <w:rFonts w:ascii="微软雅黑" w:hAnsi="微软雅黑"/>
        </w:rPr>
      </w:pPr>
      <w:r w:rsidRPr="00B62FB3">
        <w:rPr>
          <w:rFonts w:ascii="微软雅黑" w:hAnsi="微软雅黑" w:hint="eastAsia"/>
        </w:rPr>
        <w:t>1、用户可以通过微信扫描商户二维码进入金贝卡号或者通过微信搜索“金贝卡包”小程序进入。</w:t>
      </w:r>
    </w:p>
    <w:p w:rsidR="00691647" w:rsidRPr="00B62FB3" w:rsidRDefault="00691647" w:rsidP="00691647">
      <w:pPr>
        <w:rPr>
          <w:rFonts w:ascii="微软雅黑" w:hAnsi="微软雅黑"/>
        </w:rPr>
      </w:pPr>
      <w:r w:rsidRPr="00B62FB3">
        <w:rPr>
          <w:rFonts w:ascii="微软雅黑" w:hAnsi="微软雅黑" w:hint="eastAsia"/>
        </w:rPr>
        <w:t>2、用户单笔充值不能超过商户设置上限。</w:t>
      </w:r>
    </w:p>
    <w:p w:rsidR="00691647" w:rsidRPr="00B62FB3" w:rsidRDefault="00691647" w:rsidP="00691647">
      <w:pPr>
        <w:rPr>
          <w:rFonts w:ascii="微软雅黑" w:hAnsi="微软雅黑"/>
        </w:rPr>
      </w:pPr>
      <w:r w:rsidRPr="00B62FB3">
        <w:rPr>
          <w:rFonts w:ascii="微软雅黑" w:hAnsi="微软雅黑" w:hint="eastAsia"/>
        </w:rPr>
        <w:t>3、用户需要同意用户协议才能充值成功。</w:t>
      </w:r>
    </w:p>
    <w:p w:rsidR="00691647" w:rsidRPr="00B62FB3" w:rsidRDefault="00691647" w:rsidP="00691647">
      <w:pPr>
        <w:rPr>
          <w:rFonts w:ascii="微软雅黑" w:hAnsi="微软雅黑"/>
        </w:rPr>
      </w:pPr>
      <w:r w:rsidRPr="00B62FB3">
        <w:rPr>
          <w:rFonts w:ascii="微软雅黑" w:hAnsi="微软雅黑" w:hint="eastAsia"/>
        </w:rPr>
        <w:t>4、用户累计充值金额达到金贝商户配置优惠额度即可享受相应折扣购物优惠。</w:t>
      </w:r>
    </w:p>
    <w:p w:rsidR="00F308CE" w:rsidRDefault="00F308CE" w:rsidP="00691647"/>
    <w:p w:rsidR="00F308CE" w:rsidRDefault="006A6F59" w:rsidP="00F308CE">
      <w:pPr>
        <w:pStyle w:val="1"/>
      </w:pPr>
      <w:bookmarkStart w:id="167" w:name="_Toc22887460"/>
      <w:r>
        <w:t>4</w:t>
      </w:r>
      <w:r w:rsidR="00F308CE">
        <w:t>.</w:t>
      </w:r>
      <w:r>
        <w:t>1</w:t>
      </w:r>
      <w:r w:rsidR="00DB3C97">
        <w:rPr>
          <w:rFonts w:hint="eastAsia"/>
        </w:rPr>
        <w:t>我的卡包</w:t>
      </w:r>
      <w:bookmarkEnd w:id="167"/>
    </w:p>
    <w:p w:rsidR="00F308CE" w:rsidRDefault="00471499" w:rsidP="001D2966">
      <w:pPr>
        <w:ind w:firstLineChars="200" w:firstLine="440"/>
      </w:pPr>
      <w:r>
        <w:rPr>
          <w:rFonts w:hint="eastAsia"/>
        </w:rPr>
        <w:t>用户成为会员后可以通过右上角按钮进入菜单页面，进入页面如下：</w:t>
      </w:r>
    </w:p>
    <w:p w:rsidR="00471499" w:rsidRDefault="00471499" w:rsidP="00471499">
      <w:pPr>
        <w:jc w:val="center"/>
      </w:pPr>
      <w:r>
        <w:rPr>
          <w:rFonts w:hint="eastAsia"/>
          <w:noProof/>
        </w:rPr>
        <w:drawing>
          <wp:inline distT="0" distB="0" distL="0" distR="0">
            <wp:extent cx="2160000" cy="38421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菜单.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471499" w:rsidRDefault="00471499" w:rsidP="001D2966">
      <w:pPr>
        <w:ind w:firstLineChars="200" w:firstLine="440"/>
      </w:pPr>
      <w:r>
        <w:rPr>
          <w:rFonts w:hint="eastAsia"/>
        </w:rPr>
        <w:t>点击：我的卡包，可以查看已充值的商户会员卡，进入如下页面：</w:t>
      </w:r>
    </w:p>
    <w:p w:rsidR="00471499" w:rsidRDefault="00471499" w:rsidP="00471499">
      <w:pPr>
        <w:jc w:val="center"/>
      </w:pPr>
      <w:r>
        <w:rPr>
          <w:rFonts w:hint="eastAsia"/>
          <w:noProof/>
        </w:rPr>
        <w:lastRenderedPageBreak/>
        <w:drawing>
          <wp:inline distT="0" distB="0" distL="0" distR="0">
            <wp:extent cx="2160000" cy="384214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会员.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045D80" w:rsidRDefault="006A6F59" w:rsidP="00045D80">
      <w:pPr>
        <w:pStyle w:val="3"/>
      </w:pPr>
      <w:bookmarkStart w:id="168" w:name="_Toc22887461"/>
      <w:r>
        <w:t>4</w:t>
      </w:r>
      <w:r w:rsidR="00045D80">
        <w:t>.</w:t>
      </w:r>
      <w:r>
        <w:t>1</w:t>
      </w:r>
      <w:r w:rsidR="00045D80">
        <w:t>.1</w:t>
      </w:r>
      <w:r w:rsidR="00045D80">
        <w:rPr>
          <w:rFonts w:hint="eastAsia"/>
        </w:rPr>
        <w:t>操作要点及出错信息说明</w:t>
      </w:r>
      <w:bookmarkEnd w:id="168"/>
    </w:p>
    <w:p w:rsidR="00045D80" w:rsidRPr="00896527" w:rsidRDefault="00045D80" w:rsidP="00045D80">
      <w:pPr>
        <w:rPr>
          <w:rFonts w:ascii="微软雅黑" w:hAnsi="微软雅黑"/>
        </w:rPr>
      </w:pPr>
      <w:r w:rsidRPr="00896527">
        <w:rPr>
          <w:rFonts w:ascii="微软雅黑" w:hAnsi="微软雅黑" w:hint="eastAsia"/>
        </w:rPr>
        <w:t>1、用户扫描商户二维码成为会员无充值，在我的卡包页面不显示会员卡信息。</w:t>
      </w:r>
    </w:p>
    <w:p w:rsidR="00045D80" w:rsidRPr="00896527" w:rsidRDefault="00045D80" w:rsidP="00045D80">
      <w:pPr>
        <w:rPr>
          <w:rFonts w:ascii="微软雅黑" w:hAnsi="微软雅黑"/>
        </w:rPr>
      </w:pPr>
      <w:r w:rsidRPr="00896527">
        <w:rPr>
          <w:rFonts w:ascii="微软雅黑" w:hAnsi="微软雅黑" w:hint="eastAsia"/>
        </w:rPr>
        <w:t>2、我的卡包页面显示最近使用卡包和全部卡包，最近使用卡包显示用户最近操作的会员卡且会员卡会显示用户在该商户的折扣购物优惠。</w:t>
      </w:r>
    </w:p>
    <w:p w:rsidR="00AF7DA7" w:rsidRDefault="00AF7DA7" w:rsidP="00045D80"/>
    <w:p w:rsidR="00AF7DA7" w:rsidRDefault="00AF7DA7" w:rsidP="00AF7DA7">
      <w:pPr>
        <w:pStyle w:val="1"/>
      </w:pPr>
      <w:bookmarkStart w:id="169" w:name="_Toc22887462"/>
      <w:r>
        <w:rPr>
          <w:rFonts w:hint="eastAsia"/>
        </w:rPr>
        <w:t>4</w:t>
      </w:r>
      <w:r>
        <w:t>.2</w:t>
      </w:r>
      <w:r>
        <w:rPr>
          <w:rFonts w:hint="eastAsia"/>
        </w:rPr>
        <w:t>我的账单</w:t>
      </w:r>
      <w:bookmarkEnd w:id="169"/>
    </w:p>
    <w:p w:rsidR="00AF7DA7" w:rsidRDefault="00AF7DA7" w:rsidP="001D2966">
      <w:pPr>
        <w:ind w:firstLineChars="200" w:firstLine="440"/>
      </w:pPr>
      <w:r>
        <w:rPr>
          <w:rFonts w:hint="eastAsia"/>
        </w:rPr>
        <w:t>用户充值消费成功后可以通过：菜单</w:t>
      </w:r>
      <w:r>
        <w:rPr>
          <w:rFonts w:hint="eastAsia"/>
        </w:rPr>
        <w:t>-</w:t>
      </w:r>
      <w:r>
        <w:rPr>
          <w:rFonts w:hint="eastAsia"/>
        </w:rPr>
        <w:t>我的账单进入查看充值消费情况，进入页面如下：</w:t>
      </w:r>
    </w:p>
    <w:p w:rsidR="00AF7DA7" w:rsidRDefault="00AF7DA7" w:rsidP="00AF7DA7">
      <w:pPr>
        <w:jc w:val="center"/>
      </w:pPr>
      <w:r>
        <w:rPr>
          <w:rFonts w:hint="eastAsia"/>
          <w:noProof/>
        </w:rPr>
        <w:lastRenderedPageBreak/>
        <w:drawing>
          <wp:inline distT="0" distB="0" distL="0" distR="0">
            <wp:extent cx="2160000" cy="38421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账单.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AF7DA7" w:rsidRDefault="00AF7DA7" w:rsidP="00AF7DA7">
      <w:pPr>
        <w:pStyle w:val="3"/>
      </w:pPr>
      <w:bookmarkStart w:id="170" w:name="_Toc22887463"/>
      <w:r>
        <w:rPr>
          <w:rFonts w:hint="eastAsia"/>
        </w:rPr>
        <w:t>4</w:t>
      </w:r>
      <w:r>
        <w:t>.2.1</w:t>
      </w:r>
      <w:r>
        <w:rPr>
          <w:rFonts w:hint="eastAsia"/>
        </w:rPr>
        <w:t>操作要点及出错信息说明</w:t>
      </w:r>
      <w:bookmarkEnd w:id="170"/>
    </w:p>
    <w:p w:rsidR="00AF7DA7" w:rsidRPr="00BF1DBE" w:rsidRDefault="00AF7DA7" w:rsidP="00AF7DA7">
      <w:pPr>
        <w:rPr>
          <w:rFonts w:ascii="微软雅黑" w:hAnsi="微软雅黑"/>
        </w:rPr>
      </w:pPr>
      <w:r w:rsidRPr="00BF1DBE">
        <w:rPr>
          <w:rFonts w:ascii="微软雅黑" w:hAnsi="微软雅黑" w:hint="eastAsia"/>
        </w:rPr>
        <w:t>1、账单页面可以通过左上角日期按钮选择需要查看的月份充值消费记录。</w:t>
      </w:r>
    </w:p>
    <w:p w:rsidR="00AF7DA7" w:rsidRPr="00BF1DBE" w:rsidRDefault="00AF7DA7" w:rsidP="00AF7DA7">
      <w:pPr>
        <w:rPr>
          <w:rFonts w:ascii="微软雅黑" w:hAnsi="微软雅黑"/>
        </w:rPr>
      </w:pPr>
      <w:r w:rsidRPr="00BF1DBE">
        <w:rPr>
          <w:rFonts w:ascii="微软雅黑" w:hAnsi="微软雅黑" w:hint="eastAsia"/>
        </w:rPr>
        <w:t>2、账单页面可以通过右上角总消费查看用户消费总额。</w:t>
      </w:r>
    </w:p>
    <w:p w:rsidR="00045D80" w:rsidRDefault="00045D80" w:rsidP="00045D80"/>
    <w:p w:rsidR="00B66839" w:rsidRDefault="00B66839" w:rsidP="00B66839">
      <w:pPr>
        <w:pStyle w:val="1"/>
      </w:pPr>
      <w:bookmarkStart w:id="171" w:name="_Toc22887464"/>
      <w:r>
        <w:rPr>
          <w:rFonts w:hint="eastAsia"/>
        </w:rPr>
        <w:t>4</w:t>
      </w:r>
      <w:r>
        <w:t>.3</w:t>
      </w:r>
      <w:r>
        <w:rPr>
          <w:rFonts w:hint="eastAsia"/>
        </w:rPr>
        <w:t>附近商家</w:t>
      </w:r>
      <w:bookmarkEnd w:id="171"/>
    </w:p>
    <w:p w:rsidR="00B66839" w:rsidRDefault="00B66839" w:rsidP="001D2966">
      <w:pPr>
        <w:ind w:firstLineChars="200" w:firstLine="440"/>
      </w:pPr>
      <w:r>
        <w:rPr>
          <w:rFonts w:hint="eastAsia"/>
        </w:rPr>
        <w:t>用户可以通过菜单</w:t>
      </w:r>
      <w:r>
        <w:rPr>
          <w:rFonts w:hint="eastAsia"/>
        </w:rPr>
        <w:t>-</w:t>
      </w:r>
      <w:r>
        <w:rPr>
          <w:rFonts w:hint="eastAsia"/>
        </w:rPr>
        <w:t>附近商家查看用户当前位置附近合作商家，进入页面如下：</w:t>
      </w:r>
    </w:p>
    <w:p w:rsidR="00B66839" w:rsidRDefault="00B66839" w:rsidP="00B66839">
      <w:pPr>
        <w:jc w:val="center"/>
      </w:pPr>
      <w:r>
        <w:rPr>
          <w:rFonts w:hint="eastAsia"/>
          <w:noProof/>
        </w:rPr>
        <w:lastRenderedPageBreak/>
        <w:drawing>
          <wp:inline distT="0" distB="0" distL="0" distR="0">
            <wp:extent cx="2160000" cy="38421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商家.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B66839" w:rsidRDefault="00B66839" w:rsidP="00B66839">
      <w:pPr>
        <w:pStyle w:val="3"/>
      </w:pPr>
      <w:bookmarkStart w:id="172" w:name="_Toc22887465"/>
      <w:r>
        <w:rPr>
          <w:rFonts w:hint="eastAsia"/>
        </w:rPr>
        <w:t>4</w:t>
      </w:r>
      <w:r>
        <w:t>.3.1</w:t>
      </w:r>
      <w:r>
        <w:rPr>
          <w:rFonts w:hint="eastAsia"/>
        </w:rPr>
        <w:t>操作要点及出错信息说明</w:t>
      </w:r>
      <w:bookmarkEnd w:id="172"/>
    </w:p>
    <w:p w:rsidR="00B66839" w:rsidRPr="00630051" w:rsidRDefault="00B66839" w:rsidP="00B66839">
      <w:pPr>
        <w:rPr>
          <w:rFonts w:ascii="微软雅黑" w:hAnsi="微软雅黑"/>
        </w:rPr>
      </w:pPr>
      <w:r w:rsidRPr="00630051">
        <w:rPr>
          <w:rFonts w:ascii="微软雅黑" w:hAnsi="微软雅黑" w:hint="eastAsia"/>
        </w:rPr>
        <w:t>1、已开户用户进入附近商家，可以点击相应商家查看商家详情。</w:t>
      </w:r>
    </w:p>
    <w:p w:rsidR="00B66839" w:rsidRPr="00630051" w:rsidRDefault="00B66839" w:rsidP="00B66839">
      <w:pPr>
        <w:rPr>
          <w:rFonts w:ascii="微软雅黑" w:hAnsi="微软雅黑"/>
        </w:rPr>
      </w:pPr>
      <w:r w:rsidRPr="00630051">
        <w:rPr>
          <w:rFonts w:ascii="微软雅黑" w:hAnsi="微软雅黑" w:hint="eastAsia"/>
        </w:rPr>
        <w:t>2、未开户用户也可以通过进入：菜单-附近商家进入，可以点击相应商家查看商家详情。</w:t>
      </w:r>
    </w:p>
    <w:p w:rsidR="00B66839" w:rsidRPr="00B66839" w:rsidRDefault="00B66839" w:rsidP="00B66839"/>
    <w:p w:rsidR="00B66839" w:rsidRDefault="008A50FA" w:rsidP="008A50FA">
      <w:pPr>
        <w:pStyle w:val="1"/>
      </w:pPr>
      <w:bookmarkStart w:id="173" w:name="_Toc22887466"/>
      <w:r>
        <w:rPr>
          <w:rFonts w:hint="eastAsia"/>
        </w:rPr>
        <w:t>4</w:t>
      </w:r>
      <w:r>
        <w:t>.4</w:t>
      </w:r>
      <w:r>
        <w:rPr>
          <w:rFonts w:hint="eastAsia"/>
        </w:rPr>
        <w:t>我的信息</w:t>
      </w:r>
      <w:bookmarkEnd w:id="173"/>
    </w:p>
    <w:p w:rsidR="008A50FA" w:rsidRDefault="008A50FA" w:rsidP="001D2966">
      <w:pPr>
        <w:ind w:firstLineChars="200" w:firstLine="440"/>
      </w:pPr>
      <w:r>
        <w:rPr>
          <w:rFonts w:hint="eastAsia"/>
        </w:rPr>
        <w:t>用户可以通过：菜单</w:t>
      </w:r>
      <w:r>
        <w:rPr>
          <w:rFonts w:hint="eastAsia"/>
        </w:rPr>
        <w:t>-</w:t>
      </w:r>
      <w:r>
        <w:rPr>
          <w:rFonts w:hint="eastAsia"/>
        </w:rPr>
        <w:t>我的信息进入我的信息页面，查看相应信息，进入页面如下：</w:t>
      </w:r>
    </w:p>
    <w:p w:rsidR="008A50FA" w:rsidRDefault="008A50FA" w:rsidP="008A50FA">
      <w:pPr>
        <w:jc w:val="center"/>
      </w:pPr>
      <w:del w:id="174" w:author="xbany" w:date="2019-10-25T09:18:00Z">
        <w:r w:rsidDel="002B0D7F">
          <w:rPr>
            <w:rFonts w:hint="eastAsia"/>
            <w:noProof/>
          </w:rPr>
          <w:lastRenderedPageBreak/>
          <w:drawing>
            <wp:inline distT="0" distB="0" distL="0" distR="0">
              <wp:extent cx="2160000" cy="384214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我的信息.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del>
      <w:bookmarkStart w:id="175" w:name="_GoBack"/>
      <w:ins w:id="176" w:author="xbany" w:date="2019-10-25T09:18:00Z">
        <w:r w:rsidR="002B0D7F">
          <w:rPr>
            <w:noProof/>
          </w:rPr>
          <w:drawing>
            <wp:inline distT="0" distB="0" distL="0" distR="0" wp14:anchorId="42A27D38" wp14:editId="20CBCB0E">
              <wp:extent cx="2160000" cy="386042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0000" cy="3860426"/>
                      </a:xfrm>
                      <a:prstGeom prst="rect">
                        <a:avLst/>
                      </a:prstGeom>
                    </pic:spPr>
                  </pic:pic>
                </a:graphicData>
              </a:graphic>
            </wp:inline>
          </w:drawing>
        </w:r>
      </w:ins>
      <w:bookmarkEnd w:id="175"/>
    </w:p>
    <w:p w:rsidR="008A50FA" w:rsidRDefault="008A50FA" w:rsidP="001D2966">
      <w:pPr>
        <w:ind w:firstLineChars="200" w:firstLine="440"/>
      </w:pPr>
      <w:r>
        <w:rPr>
          <w:rFonts w:hint="eastAsia"/>
        </w:rPr>
        <w:t>点击：我的账单，进入我的账单页面，查看充值消费情况。点击：我的卡包，进入我的卡包页面，查看所有商户会员卡情况。点击：我的银行卡，进入银行卡列表页面，进入页面如下：</w:t>
      </w:r>
    </w:p>
    <w:p w:rsidR="008A50FA" w:rsidRDefault="008A50FA" w:rsidP="008A50FA">
      <w:pPr>
        <w:jc w:val="center"/>
      </w:pPr>
      <w:r>
        <w:rPr>
          <w:rFonts w:hint="eastAsia"/>
          <w:noProof/>
        </w:rPr>
        <w:drawing>
          <wp:inline distT="0" distB="0" distL="0" distR="0">
            <wp:extent cx="2160000" cy="384214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银行卡.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8A50FA" w:rsidRDefault="008A50FA" w:rsidP="001D2966">
      <w:pPr>
        <w:ind w:firstLineChars="200" w:firstLine="440"/>
      </w:pPr>
      <w:r>
        <w:rPr>
          <w:rFonts w:hint="eastAsia"/>
        </w:rPr>
        <w:lastRenderedPageBreak/>
        <w:t>点击：会员资料，进入会员信息页面，页面展示：头像、姓名、性别、手机号、地区，页面信息来源微信，进入页面如下：</w:t>
      </w:r>
    </w:p>
    <w:p w:rsidR="008A50FA" w:rsidRDefault="008A50FA" w:rsidP="008A50FA">
      <w:pPr>
        <w:jc w:val="center"/>
      </w:pPr>
      <w:r>
        <w:rPr>
          <w:rFonts w:hint="eastAsia"/>
          <w:noProof/>
        </w:rPr>
        <w:drawing>
          <wp:inline distT="0" distB="0" distL="0" distR="0">
            <wp:extent cx="2160000" cy="384214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会员信息.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8A50FA" w:rsidRDefault="008A50FA" w:rsidP="001D2966">
      <w:pPr>
        <w:ind w:firstLineChars="200" w:firstLine="440"/>
      </w:pPr>
      <w:r>
        <w:rPr>
          <w:rFonts w:hint="eastAsia"/>
        </w:rPr>
        <w:t>点击：修改支付密码，可以进入修改支付密码页面，修改支付密码前需要验证身份信息，</w:t>
      </w:r>
      <w:r w:rsidR="00E33C19">
        <w:rPr>
          <w:rFonts w:hint="eastAsia"/>
        </w:rPr>
        <w:t>需要输入：手机号码、验证码和身份证号码，进入页面如下：</w:t>
      </w:r>
    </w:p>
    <w:p w:rsidR="00E33C19" w:rsidRDefault="00E33C19" w:rsidP="00E33C19">
      <w:pPr>
        <w:jc w:val="center"/>
      </w:pPr>
      <w:r>
        <w:rPr>
          <w:rFonts w:hint="eastAsia"/>
          <w:noProof/>
        </w:rPr>
        <w:lastRenderedPageBreak/>
        <w:drawing>
          <wp:inline distT="0" distB="0" distL="0" distR="0">
            <wp:extent cx="2160000" cy="384214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验证身份.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E33C19" w:rsidRDefault="00E33C19" w:rsidP="001D2966">
      <w:pPr>
        <w:ind w:firstLineChars="200" w:firstLine="440"/>
      </w:pPr>
      <w:r>
        <w:rPr>
          <w:rFonts w:hint="eastAsia"/>
        </w:rPr>
        <w:t>点击：下一步，输入新密码完成修改交易密码操作</w:t>
      </w:r>
      <w:r w:rsidR="00463FEC">
        <w:rPr>
          <w:rFonts w:hint="eastAsia"/>
        </w:rPr>
        <w:t>。</w:t>
      </w:r>
    </w:p>
    <w:p w:rsidR="00E33C19" w:rsidRDefault="00E33C19" w:rsidP="001D2966">
      <w:pPr>
        <w:ind w:firstLineChars="200" w:firstLine="440"/>
        <w:rPr>
          <w:ins w:id="177" w:author="xbany" w:date="2019-10-25T09:14:00Z"/>
        </w:rPr>
      </w:pPr>
      <w:r>
        <w:rPr>
          <w:rFonts w:hint="eastAsia"/>
        </w:rPr>
        <w:t>点击：帮助按钮即可呼叫客户服务电话。</w:t>
      </w:r>
    </w:p>
    <w:p w:rsidR="00F305BA" w:rsidRDefault="00F305BA" w:rsidP="001D2966">
      <w:pPr>
        <w:ind w:firstLineChars="200" w:firstLine="440"/>
        <w:rPr>
          <w:ins w:id="178" w:author="xbany" w:date="2019-10-25T09:15:00Z"/>
        </w:rPr>
      </w:pPr>
      <w:ins w:id="179" w:author="xbany" w:date="2019-10-25T09:14:00Z">
        <w:r>
          <w:rPr>
            <w:rFonts w:hint="eastAsia"/>
          </w:rPr>
          <w:t>用户还可以点击：更换绑定手机号，进入</w:t>
        </w:r>
        <w:r w:rsidR="00C143B8">
          <w:rPr>
            <w:rFonts w:hint="eastAsia"/>
          </w:rPr>
          <w:t>换绑安心会员卡注册</w:t>
        </w:r>
      </w:ins>
      <w:ins w:id="180" w:author="xbany" w:date="2019-10-25T09:15:00Z">
        <w:r w:rsidR="00C143B8">
          <w:rPr>
            <w:rFonts w:hint="eastAsia"/>
          </w:rPr>
          <w:t>手机号码页面，进入页面如下：</w:t>
        </w:r>
      </w:ins>
    </w:p>
    <w:p w:rsidR="00C143B8" w:rsidRDefault="00C143B8" w:rsidP="00C143B8">
      <w:pPr>
        <w:ind w:firstLineChars="200" w:firstLine="440"/>
        <w:jc w:val="center"/>
        <w:rPr>
          <w:ins w:id="181" w:author="xbany" w:date="2019-10-25T09:15:00Z"/>
        </w:rPr>
      </w:pPr>
      <w:ins w:id="182" w:author="xbany" w:date="2019-10-25T09:15:00Z">
        <w:r>
          <w:rPr>
            <w:noProof/>
          </w:rPr>
          <w:lastRenderedPageBreak/>
          <w:drawing>
            <wp:inline distT="0" distB="0" distL="0" distR="0" wp14:anchorId="0EB1C5E3" wp14:editId="350E35C2">
              <wp:extent cx="2160000" cy="381221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0000" cy="3812211"/>
                      </a:xfrm>
                      <a:prstGeom prst="rect">
                        <a:avLst/>
                      </a:prstGeom>
                    </pic:spPr>
                  </pic:pic>
                </a:graphicData>
              </a:graphic>
            </wp:inline>
          </w:drawing>
        </w:r>
      </w:ins>
    </w:p>
    <w:p w:rsidR="00C143B8" w:rsidRDefault="00C143B8" w:rsidP="00C143B8">
      <w:pPr>
        <w:ind w:firstLineChars="200" w:firstLine="440"/>
        <w:rPr>
          <w:rFonts w:hint="eastAsia"/>
        </w:rPr>
        <w:pPrChange w:id="183" w:author="xbany" w:date="2019-10-25T09:15:00Z">
          <w:pPr>
            <w:ind w:firstLineChars="200" w:firstLine="440"/>
          </w:pPr>
        </w:pPrChange>
      </w:pPr>
      <w:ins w:id="184" w:author="xbany" w:date="2019-10-25T09:15:00Z">
        <w:r>
          <w:rPr>
            <w:rFonts w:hint="eastAsia"/>
          </w:rPr>
          <w:t>输入：需要</w:t>
        </w:r>
      </w:ins>
      <w:ins w:id="185" w:author="xbany" w:date="2019-10-25T09:16:00Z">
        <w:r>
          <w:rPr>
            <w:rFonts w:hint="eastAsia"/>
          </w:rPr>
          <w:t>更换手机号码和验证码，点击下一步即可换绑成功。</w:t>
        </w:r>
      </w:ins>
    </w:p>
    <w:p w:rsidR="00E33C19" w:rsidRDefault="00E33C19" w:rsidP="00E33C19"/>
    <w:p w:rsidR="00E33C19" w:rsidRDefault="00E33C19" w:rsidP="00E33C19">
      <w:pPr>
        <w:pStyle w:val="3"/>
      </w:pPr>
      <w:bookmarkStart w:id="186" w:name="_Toc22887467"/>
      <w:r>
        <w:rPr>
          <w:rFonts w:hint="eastAsia"/>
        </w:rPr>
        <w:t>4</w:t>
      </w:r>
      <w:r>
        <w:t>.4.</w:t>
      </w:r>
      <w:r>
        <w:rPr>
          <w:rFonts w:hint="eastAsia"/>
        </w:rPr>
        <w:t>1</w:t>
      </w:r>
      <w:r>
        <w:rPr>
          <w:rFonts w:hint="eastAsia"/>
        </w:rPr>
        <w:t>操作要点及出错信息说明</w:t>
      </w:r>
      <w:bookmarkEnd w:id="186"/>
    </w:p>
    <w:p w:rsidR="00E33C19" w:rsidRPr="00AA0747" w:rsidRDefault="00E33C19" w:rsidP="00E33C19">
      <w:pPr>
        <w:rPr>
          <w:rFonts w:ascii="微软雅黑" w:hAnsi="微软雅黑"/>
        </w:rPr>
      </w:pPr>
      <w:r w:rsidRPr="00AA0747">
        <w:rPr>
          <w:rFonts w:ascii="微软雅黑" w:hAnsi="微软雅黑" w:hint="eastAsia"/>
        </w:rPr>
        <w:t>1、用户在金贝app完成换卡操作后，点击：我的银行卡，银行卡列表更新为换绑后的银行卡。</w:t>
      </w:r>
    </w:p>
    <w:p w:rsidR="00CB23BF" w:rsidRPr="00AA0747" w:rsidRDefault="00E33C19" w:rsidP="00E33C19">
      <w:pPr>
        <w:rPr>
          <w:rFonts w:ascii="微软雅黑" w:hAnsi="微软雅黑" w:hint="eastAsia"/>
        </w:rPr>
      </w:pPr>
      <w:r w:rsidRPr="00AA0747">
        <w:rPr>
          <w:rFonts w:ascii="微软雅黑" w:hAnsi="微软雅黑" w:hint="eastAsia"/>
        </w:rPr>
        <w:t>2、</w:t>
      </w:r>
      <w:r w:rsidR="00320A85" w:rsidRPr="00AA0747">
        <w:rPr>
          <w:rFonts w:ascii="微软雅黑" w:hAnsi="微软雅黑" w:hint="eastAsia"/>
        </w:rPr>
        <w:t>用户修改交易密码时，需要验证用户手机号码和身份证号码是否一致，不一致需要拒绝修改。</w:t>
      </w:r>
    </w:p>
    <w:p w:rsidR="004511DA" w:rsidRDefault="004511DA" w:rsidP="00E33C19"/>
    <w:p w:rsidR="004511DA" w:rsidRDefault="004511DA" w:rsidP="004511DA">
      <w:pPr>
        <w:pStyle w:val="1"/>
      </w:pPr>
      <w:bookmarkStart w:id="187" w:name="_Toc22887468"/>
      <w:r>
        <w:rPr>
          <w:rFonts w:hint="eastAsia"/>
        </w:rPr>
        <w:t>5</w:t>
      </w:r>
      <w:r>
        <w:t>.1</w:t>
      </w:r>
      <w:r>
        <w:rPr>
          <w:rFonts w:hint="eastAsia"/>
        </w:rPr>
        <w:t>支付消费</w:t>
      </w:r>
      <w:bookmarkEnd w:id="187"/>
    </w:p>
    <w:p w:rsidR="004511DA" w:rsidRDefault="004511DA" w:rsidP="001D2966">
      <w:pPr>
        <w:ind w:firstLineChars="200" w:firstLine="440"/>
      </w:pPr>
      <w:r>
        <w:rPr>
          <w:rFonts w:hint="eastAsia"/>
        </w:rPr>
        <w:t>用户</w:t>
      </w:r>
      <w:r w:rsidR="00324E0D">
        <w:rPr>
          <w:rFonts w:hint="eastAsia"/>
        </w:rPr>
        <w:t>到商户消费时可以通过点击：相应商户会员卡，进入卡包详情页面，进入页面如下：</w:t>
      </w:r>
    </w:p>
    <w:p w:rsidR="00324E0D" w:rsidRDefault="00324E0D" w:rsidP="00324E0D">
      <w:pPr>
        <w:jc w:val="center"/>
      </w:pPr>
      <w:r>
        <w:rPr>
          <w:rFonts w:hint="eastAsia"/>
          <w:noProof/>
        </w:rPr>
        <w:lastRenderedPageBreak/>
        <w:drawing>
          <wp:inline distT="0" distB="0" distL="0" distR="0">
            <wp:extent cx="2160000" cy="384214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页面如下.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324E0D" w:rsidRDefault="00324E0D" w:rsidP="001D2966">
      <w:pPr>
        <w:ind w:firstLineChars="200" w:firstLine="440"/>
      </w:pPr>
      <w:r>
        <w:rPr>
          <w:rFonts w:hint="eastAsia"/>
        </w:rPr>
        <w:t>点击：去支付按钮，进入支付详情页面，进入页面如下：</w:t>
      </w:r>
    </w:p>
    <w:p w:rsidR="00324E0D" w:rsidRDefault="00324E0D" w:rsidP="00324E0D">
      <w:pPr>
        <w:jc w:val="center"/>
      </w:pPr>
      <w:r>
        <w:rPr>
          <w:rFonts w:hint="eastAsia"/>
          <w:noProof/>
        </w:rPr>
        <w:drawing>
          <wp:inline distT="0" distB="0" distL="0" distR="0">
            <wp:extent cx="2160000" cy="384214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支付详情.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324E0D" w:rsidRDefault="00324E0D" w:rsidP="001D2966">
      <w:pPr>
        <w:ind w:firstLineChars="200" w:firstLine="440"/>
      </w:pPr>
      <w:r>
        <w:rPr>
          <w:rFonts w:hint="eastAsia"/>
        </w:rPr>
        <w:t>输入：支付金额，支付详情页面展示：会员卡余额、支付金额、实际付款金额，点击：去支付，输入交易密码即可完成消费操作，支付成功页面如下：</w:t>
      </w:r>
    </w:p>
    <w:p w:rsidR="009023E5" w:rsidRDefault="009023E5" w:rsidP="009023E5">
      <w:pPr>
        <w:jc w:val="center"/>
      </w:pPr>
      <w:r>
        <w:rPr>
          <w:rFonts w:hint="eastAsia"/>
          <w:noProof/>
        </w:rPr>
        <w:lastRenderedPageBreak/>
        <w:drawing>
          <wp:inline distT="0" distB="0" distL="0" distR="0">
            <wp:extent cx="2160000" cy="38421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支付完成.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CC3F25" w:rsidRDefault="00CC3F25" w:rsidP="00B36D95">
      <w:pPr>
        <w:ind w:firstLineChars="200" w:firstLine="440"/>
      </w:pPr>
      <w:r>
        <w:rPr>
          <w:rFonts w:hint="eastAsia"/>
        </w:rPr>
        <w:t>用户到商户消费时</w:t>
      </w:r>
      <w:r w:rsidR="00AA0CCB">
        <w:rPr>
          <w:rFonts w:hint="eastAsia"/>
        </w:rPr>
        <w:t>也</w:t>
      </w:r>
      <w:r>
        <w:rPr>
          <w:rFonts w:hint="eastAsia"/>
        </w:rPr>
        <w:t>可以通过微信扫描商户二维码实现支付消费，扫描二维码进入如下页面：</w:t>
      </w:r>
    </w:p>
    <w:p w:rsidR="00CC3F25" w:rsidRDefault="00CC3F25" w:rsidP="00CC3F25">
      <w:pPr>
        <w:jc w:val="center"/>
      </w:pPr>
      <w:r>
        <w:rPr>
          <w:rFonts w:hint="eastAsia"/>
          <w:noProof/>
        </w:rPr>
        <w:drawing>
          <wp:inline distT="0" distB="0" distL="0" distR="0">
            <wp:extent cx="2160000" cy="384214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支付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CC3F25" w:rsidRDefault="00CC3F25" w:rsidP="00B36D95">
      <w:pPr>
        <w:ind w:firstLineChars="200" w:firstLine="440"/>
      </w:pPr>
      <w:r>
        <w:rPr>
          <w:rFonts w:hint="eastAsia"/>
        </w:rPr>
        <w:lastRenderedPageBreak/>
        <w:t>支付详情页面展示：会员卡余额、支付金额、实际付款金额，点击：去支付，输入交易密码即可完成消费操作，支付成功页面如下：</w:t>
      </w:r>
    </w:p>
    <w:p w:rsidR="00CC3F25" w:rsidRDefault="00CC3F25" w:rsidP="00CC3F25">
      <w:pPr>
        <w:jc w:val="center"/>
      </w:pPr>
      <w:r>
        <w:rPr>
          <w:rFonts w:hint="eastAsia"/>
          <w:noProof/>
        </w:rPr>
        <w:drawing>
          <wp:inline distT="0" distB="0" distL="0" distR="0">
            <wp:extent cx="2160000" cy="384214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完成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893C37" w:rsidRDefault="00893C37" w:rsidP="00893C37">
      <w:pPr>
        <w:pStyle w:val="3"/>
      </w:pPr>
      <w:bookmarkStart w:id="188" w:name="_Toc22887469"/>
      <w:r>
        <w:rPr>
          <w:rFonts w:hint="eastAsia"/>
        </w:rPr>
        <w:t>5</w:t>
      </w:r>
      <w:r>
        <w:t>.1.1</w:t>
      </w:r>
      <w:r>
        <w:rPr>
          <w:rFonts w:hint="eastAsia"/>
        </w:rPr>
        <w:t>操作要点及出错信息说明</w:t>
      </w:r>
      <w:bookmarkEnd w:id="188"/>
    </w:p>
    <w:p w:rsidR="00893C37" w:rsidRPr="00074744" w:rsidRDefault="00893C37" w:rsidP="00893C37">
      <w:pPr>
        <w:rPr>
          <w:rFonts w:ascii="微软雅黑" w:hAnsi="微软雅黑"/>
        </w:rPr>
      </w:pPr>
      <w:r w:rsidRPr="00074744">
        <w:rPr>
          <w:rFonts w:ascii="微软雅黑" w:hAnsi="微软雅黑" w:hint="eastAsia"/>
        </w:rPr>
        <w:t>1、用户可以通过微信扫描商户二维码进行支付消费或者通过微信搜索“金贝卡包”小程序进入，点击：我的卡包-对应会员卡，点击：去支付可以完成支付消费。</w:t>
      </w:r>
    </w:p>
    <w:p w:rsidR="00C83385" w:rsidRPr="00074744" w:rsidRDefault="00C83385" w:rsidP="00893C37">
      <w:pPr>
        <w:rPr>
          <w:rFonts w:ascii="微软雅黑" w:hAnsi="微软雅黑"/>
        </w:rPr>
      </w:pPr>
      <w:r w:rsidRPr="00074744">
        <w:rPr>
          <w:rFonts w:ascii="微软雅黑" w:hAnsi="微软雅黑"/>
        </w:rPr>
        <w:t>2</w:t>
      </w:r>
      <w:r w:rsidRPr="00074744">
        <w:rPr>
          <w:rFonts w:ascii="微软雅黑" w:hAnsi="微软雅黑" w:hint="eastAsia"/>
        </w:rPr>
        <w:t>、用户支付消费时实际付款金额大于会员卡余额时，提示用户会员卡余额不足，需要前往充值。</w:t>
      </w:r>
    </w:p>
    <w:p w:rsidR="00C83385" w:rsidRPr="00893C37" w:rsidRDefault="00C83385" w:rsidP="00893C37"/>
    <w:p w:rsidR="00324E0D" w:rsidRDefault="00C11229" w:rsidP="00C11229">
      <w:pPr>
        <w:pStyle w:val="1"/>
      </w:pPr>
      <w:bookmarkStart w:id="189" w:name="_Toc22887470"/>
      <w:r>
        <w:rPr>
          <w:rFonts w:hint="eastAsia"/>
        </w:rPr>
        <w:t>6</w:t>
      </w:r>
      <w:r>
        <w:t>.1</w:t>
      </w:r>
      <w:r>
        <w:rPr>
          <w:rFonts w:hint="eastAsia"/>
        </w:rPr>
        <w:t>商家详情</w:t>
      </w:r>
      <w:bookmarkEnd w:id="189"/>
    </w:p>
    <w:p w:rsidR="00C11229" w:rsidRPr="00EF404C" w:rsidRDefault="00C11229" w:rsidP="00EF404C">
      <w:pPr>
        <w:ind w:firstLineChars="200" w:firstLine="440"/>
        <w:rPr>
          <w:rFonts w:ascii="微软雅黑" w:hAnsi="微软雅黑"/>
        </w:rPr>
      </w:pPr>
      <w:r w:rsidRPr="00EF404C">
        <w:rPr>
          <w:rFonts w:ascii="微软雅黑" w:hAnsi="微软雅黑" w:hint="eastAsia"/>
        </w:rPr>
        <w:t>用户可以通过</w:t>
      </w:r>
      <w:r w:rsidRPr="00EF404C">
        <w:rPr>
          <w:rFonts w:ascii="微软雅黑" w:hAnsi="微软雅黑"/>
        </w:rPr>
        <w:t>“</w:t>
      </w:r>
      <w:r w:rsidRPr="00EF404C">
        <w:rPr>
          <w:rFonts w:ascii="微软雅黑" w:hAnsi="微软雅黑" w:hint="eastAsia"/>
        </w:rPr>
        <w:t>金贝卡包</w:t>
      </w:r>
      <w:r w:rsidRPr="00EF404C">
        <w:rPr>
          <w:rFonts w:ascii="微软雅黑" w:hAnsi="微软雅黑"/>
        </w:rPr>
        <w:t>”</w:t>
      </w:r>
      <w:r w:rsidRPr="00EF404C">
        <w:rPr>
          <w:rFonts w:ascii="微软雅黑" w:hAnsi="微软雅黑" w:hint="eastAsia"/>
        </w:rPr>
        <w:t>小程序查看商家详情，点击：菜单-我的卡包-会员卡-商家信息进入，详情页面如下：</w:t>
      </w:r>
    </w:p>
    <w:p w:rsidR="00C11229" w:rsidRDefault="00C11229" w:rsidP="00C11229">
      <w:pPr>
        <w:jc w:val="center"/>
      </w:pPr>
      <w:r>
        <w:rPr>
          <w:rFonts w:hint="eastAsia"/>
          <w:noProof/>
        </w:rPr>
        <w:lastRenderedPageBreak/>
        <w:drawing>
          <wp:inline distT="0" distB="0" distL="0" distR="0">
            <wp:extent cx="2160000" cy="384214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商家详情.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C11229" w:rsidRPr="00EF404C" w:rsidRDefault="00C11229" w:rsidP="00EF404C">
      <w:pPr>
        <w:ind w:firstLineChars="200" w:firstLine="440"/>
        <w:rPr>
          <w:rFonts w:ascii="微软雅黑" w:hAnsi="微软雅黑"/>
        </w:rPr>
      </w:pPr>
      <w:r w:rsidRPr="00EF404C">
        <w:rPr>
          <w:rFonts w:ascii="微软雅黑" w:hAnsi="微软雅黑" w:hint="eastAsia"/>
        </w:rPr>
        <w:t>可以点击商户地址，进行导航操作。同时也可以点击商户电话号码，致电商家。用户点击：去分享按钮即可将商户分享给微信好友。用户点击：商户头像下的投诉按钮即可进行投诉操作，进入如下页面：</w:t>
      </w:r>
    </w:p>
    <w:p w:rsidR="00C11229" w:rsidRDefault="00C11229" w:rsidP="00C11229">
      <w:pPr>
        <w:jc w:val="center"/>
      </w:pPr>
      <w:r>
        <w:rPr>
          <w:noProof/>
        </w:rPr>
        <w:drawing>
          <wp:inline distT="0" distB="0" distL="0" distR="0">
            <wp:extent cx="2160000" cy="384214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投诉.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C11229" w:rsidRPr="00EF404C" w:rsidRDefault="00C11229" w:rsidP="00EF404C">
      <w:pPr>
        <w:ind w:firstLineChars="200" w:firstLine="440"/>
        <w:rPr>
          <w:rFonts w:ascii="微软雅黑" w:hAnsi="微软雅黑"/>
        </w:rPr>
      </w:pPr>
      <w:r w:rsidRPr="00EF404C">
        <w:rPr>
          <w:rFonts w:ascii="微软雅黑" w:hAnsi="微软雅黑" w:hint="eastAsia"/>
        </w:rPr>
        <w:lastRenderedPageBreak/>
        <w:t>输入投诉内容，点击：提交即可完成投诉操作。</w:t>
      </w:r>
    </w:p>
    <w:p w:rsidR="00236560" w:rsidRDefault="00236560" w:rsidP="00236560">
      <w:pPr>
        <w:pStyle w:val="3"/>
      </w:pPr>
      <w:bookmarkStart w:id="190" w:name="_Toc22887471"/>
      <w:r>
        <w:rPr>
          <w:rFonts w:hint="eastAsia"/>
        </w:rPr>
        <w:t>6</w:t>
      </w:r>
      <w:r>
        <w:t>.1.1</w:t>
      </w:r>
      <w:r>
        <w:rPr>
          <w:rFonts w:hint="eastAsia"/>
        </w:rPr>
        <w:t>操作要点及出错信息说明</w:t>
      </w:r>
      <w:bookmarkEnd w:id="190"/>
    </w:p>
    <w:p w:rsidR="00236560" w:rsidRPr="00EF404C" w:rsidRDefault="00236560" w:rsidP="00236560">
      <w:pPr>
        <w:rPr>
          <w:rFonts w:ascii="微软雅黑" w:hAnsi="微软雅黑"/>
        </w:rPr>
      </w:pPr>
      <w:r>
        <w:rPr>
          <w:rFonts w:hint="eastAsia"/>
        </w:rPr>
        <w:t>1</w:t>
      </w:r>
      <w:r>
        <w:rPr>
          <w:rFonts w:hint="eastAsia"/>
        </w:rPr>
        <w:t>、</w:t>
      </w:r>
      <w:r w:rsidRPr="00EF404C">
        <w:rPr>
          <w:rFonts w:ascii="微软雅黑" w:hAnsi="微软雅黑" w:hint="eastAsia"/>
        </w:rPr>
        <w:t>用户可以通过点击：我的卡包-相应会员卡-商家信息，查看商家详细信息，也可以通过：附近商家查看商家详情</w:t>
      </w:r>
      <w:r w:rsidR="0040706F" w:rsidRPr="00EF404C">
        <w:rPr>
          <w:rFonts w:ascii="微软雅黑" w:hAnsi="微软雅黑" w:hint="eastAsia"/>
        </w:rPr>
        <w:t>。</w:t>
      </w:r>
    </w:p>
    <w:p w:rsidR="009E2838" w:rsidRPr="00EF404C" w:rsidRDefault="009E2838" w:rsidP="00236560">
      <w:pPr>
        <w:rPr>
          <w:rFonts w:ascii="微软雅黑" w:hAnsi="微软雅黑"/>
        </w:rPr>
      </w:pPr>
      <w:r w:rsidRPr="00EF404C">
        <w:rPr>
          <w:rFonts w:ascii="微软雅黑" w:hAnsi="微软雅黑" w:hint="eastAsia"/>
        </w:rPr>
        <w:t>2、用户点击商户地址进行导航时可以选择本机自带导航软件进行导航操作。</w:t>
      </w:r>
    </w:p>
    <w:p w:rsidR="009E2838" w:rsidRDefault="009E2838" w:rsidP="00236560">
      <w:pPr>
        <w:rPr>
          <w:rFonts w:ascii="微软雅黑" w:hAnsi="微软雅黑"/>
        </w:rPr>
      </w:pPr>
      <w:r w:rsidRPr="00EF404C">
        <w:rPr>
          <w:rFonts w:ascii="微软雅黑" w:hAnsi="微软雅黑" w:hint="eastAsia"/>
        </w:rPr>
        <w:t>3、用户投诉商家时，投诉内容暂时只支持文字投诉，最多出入1</w:t>
      </w:r>
      <w:r w:rsidRPr="00EF404C">
        <w:rPr>
          <w:rFonts w:ascii="微软雅黑" w:hAnsi="微软雅黑"/>
        </w:rPr>
        <w:t>40</w:t>
      </w:r>
      <w:r w:rsidRPr="00EF404C">
        <w:rPr>
          <w:rFonts w:ascii="微软雅黑" w:hAnsi="微软雅黑" w:hint="eastAsia"/>
        </w:rPr>
        <w:t>个字符。</w:t>
      </w:r>
    </w:p>
    <w:p w:rsidR="00000F23" w:rsidRPr="00000F23" w:rsidRDefault="00000F23" w:rsidP="00236560">
      <w:pPr>
        <w:rPr>
          <w:rFonts w:ascii="微软雅黑" w:hAnsi="微软雅黑"/>
        </w:rPr>
      </w:pPr>
      <w:r>
        <w:rPr>
          <w:rFonts w:ascii="微软雅黑" w:hAnsi="微软雅黑" w:hint="eastAsia"/>
        </w:rPr>
        <w:t>4、当商家注销时，用户在该注销商户的会员卡余额可以通过点击：商家详情页面的退款按钮即可完成退款操作</w:t>
      </w:r>
      <w:r w:rsidR="00007C3C">
        <w:rPr>
          <w:rFonts w:ascii="微软雅黑" w:hAnsi="微软雅黑" w:hint="eastAsia"/>
        </w:rPr>
        <w:t>，余额退回用户二类户余额</w:t>
      </w:r>
      <w:r>
        <w:rPr>
          <w:rFonts w:ascii="微软雅黑" w:hAnsi="微软雅黑" w:hint="eastAsia"/>
        </w:rPr>
        <w:t>。</w:t>
      </w:r>
    </w:p>
    <w:p w:rsidR="00C11229" w:rsidRPr="00236560" w:rsidRDefault="00C11229" w:rsidP="00C11229">
      <w:pPr>
        <w:jc w:val="center"/>
      </w:pPr>
    </w:p>
    <w:p w:rsidR="00C11229" w:rsidRPr="00C11229" w:rsidRDefault="00C11229" w:rsidP="00C11229"/>
    <w:sectPr w:rsidR="00C11229" w:rsidRPr="00C11229"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0350" w:rsidRDefault="000A0350" w:rsidP="00A2753A">
      <w:pPr>
        <w:spacing w:after="0" w:line="240" w:lineRule="auto"/>
      </w:pPr>
      <w:r>
        <w:separator/>
      </w:r>
    </w:p>
  </w:endnote>
  <w:endnote w:type="continuationSeparator" w:id="0">
    <w:p w:rsidR="000A0350" w:rsidRDefault="000A0350" w:rsidP="00A27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0350" w:rsidRDefault="000A0350" w:rsidP="00A2753A">
      <w:pPr>
        <w:spacing w:after="0" w:line="240" w:lineRule="auto"/>
      </w:pPr>
      <w:r>
        <w:separator/>
      </w:r>
    </w:p>
  </w:footnote>
  <w:footnote w:type="continuationSeparator" w:id="0">
    <w:p w:rsidR="000A0350" w:rsidRDefault="000A0350" w:rsidP="00A2753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bany">
    <w15:presenceInfo w15:providerId="None" w15:userId="xban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0F23"/>
    <w:rsid w:val="00007C3C"/>
    <w:rsid w:val="00045D80"/>
    <w:rsid w:val="00054831"/>
    <w:rsid w:val="00074744"/>
    <w:rsid w:val="000816B2"/>
    <w:rsid w:val="00082C0D"/>
    <w:rsid w:val="000A0350"/>
    <w:rsid w:val="000F3848"/>
    <w:rsid w:val="00131098"/>
    <w:rsid w:val="00145E45"/>
    <w:rsid w:val="0017057F"/>
    <w:rsid w:val="001734D3"/>
    <w:rsid w:val="001D2966"/>
    <w:rsid w:val="00236560"/>
    <w:rsid w:val="00270802"/>
    <w:rsid w:val="00281092"/>
    <w:rsid w:val="00293A30"/>
    <w:rsid w:val="0029745E"/>
    <w:rsid w:val="002A4C4E"/>
    <w:rsid w:val="002B0D7F"/>
    <w:rsid w:val="002C278E"/>
    <w:rsid w:val="002C58DD"/>
    <w:rsid w:val="002D6B16"/>
    <w:rsid w:val="002F1D12"/>
    <w:rsid w:val="00305C43"/>
    <w:rsid w:val="00320A85"/>
    <w:rsid w:val="00323B43"/>
    <w:rsid w:val="00324E0D"/>
    <w:rsid w:val="0035169E"/>
    <w:rsid w:val="00352794"/>
    <w:rsid w:val="003A5DF7"/>
    <w:rsid w:val="003B64B5"/>
    <w:rsid w:val="003B67F6"/>
    <w:rsid w:val="003D37D8"/>
    <w:rsid w:val="003E52DC"/>
    <w:rsid w:val="003F5CB8"/>
    <w:rsid w:val="004051F4"/>
    <w:rsid w:val="0040706F"/>
    <w:rsid w:val="00426133"/>
    <w:rsid w:val="004358AB"/>
    <w:rsid w:val="00441F94"/>
    <w:rsid w:val="0044740D"/>
    <w:rsid w:val="004511DA"/>
    <w:rsid w:val="00463FEC"/>
    <w:rsid w:val="00471499"/>
    <w:rsid w:val="004A1274"/>
    <w:rsid w:val="004B477B"/>
    <w:rsid w:val="004D04F6"/>
    <w:rsid w:val="004E2878"/>
    <w:rsid w:val="004F4FFB"/>
    <w:rsid w:val="00533891"/>
    <w:rsid w:val="00587561"/>
    <w:rsid w:val="005B7ABC"/>
    <w:rsid w:val="005F36D9"/>
    <w:rsid w:val="00614239"/>
    <w:rsid w:val="00630051"/>
    <w:rsid w:val="0064056D"/>
    <w:rsid w:val="006701CF"/>
    <w:rsid w:val="0067589B"/>
    <w:rsid w:val="00691647"/>
    <w:rsid w:val="006A6F59"/>
    <w:rsid w:val="006C02D5"/>
    <w:rsid w:val="00725A60"/>
    <w:rsid w:val="0073078F"/>
    <w:rsid w:val="00735042"/>
    <w:rsid w:val="0074469E"/>
    <w:rsid w:val="00745016"/>
    <w:rsid w:val="007C0470"/>
    <w:rsid w:val="007C1184"/>
    <w:rsid w:val="007E4BE0"/>
    <w:rsid w:val="008142B6"/>
    <w:rsid w:val="00855B26"/>
    <w:rsid w:val="00864E95"/>
    <w:rsid w:val="00870F06"/>
    <w:rsid w:val="00890BB2"/>
    <w:rsid w:val="00893C37"/>
    <w:rsid w:val="00896527"/>
    <w:rsid w:val="008A50FA"/>
    <w:rsid w:val="008B7726"/>
    <w:rsid w:val="008C510D"/>
    <w:rsid w:val="008D181B"/>
    <w:rsid w:val="008D1C53"/>
    <w:rsid w:val="008E0E1C"/>
    <w:rsid w:val="009023E5"/>
    <w:rsid w:val="00910024"/>
    <w:rsid w:val="00934782"/>
    <w:rsid w:val="00940099"/>
    <w:rsid w:val="00952365"/>
    <w:rsid w:val="00952932"/>
    <w:rsid w:val="00976FFD"/>
    <w:rsid w:val="009B4114"/>
    <w:rsid w:val="009E2838"/>
    <w:rsid w:val="009F676C"/>
    <w:rsid w:val="00A02D49"/>
    <w:rsid w:val="00A1590A"/>
    <w:rsid w:val="00A2753A"/>
    <w:rsid w:val="00A35D97"/>
    <w:rsid w:val="00A44CC6"/>
    <w:rsid w:val="00A53D85"/>
    <w:rsid w:val="00AA0747"/>
    <w:rsid w:val="00AA0CCB"/>
    <w:rsid w:val="00AB1F4B"/>
    <w:rsid w:val="00AE6A90"/>
    <w:rsid w:val="00AF7DA7"/>
    <w:rsid w:val="00B010CD"/>
    <w:rsid w:val="00B029FA"/>
    <w:rsid w:val="00B118D8"/>
    <w:rsid w:val="00B25D47"/>
    <w:rsid w:val="00B36D95"/>
    <w:rsid w:val="00B43D92"/>
    <w:rsid w:val="00B62FB3"/>
    <w:rsid w:val="00B6326A"/>
    <w:rsid w:val="00B66839"/>
    <w:rsid w:val="00B70E44"/>
    <w:rsid w:val="00B9229C"/>
    <w:rsid w:val="00B95FDC"/>
    <w:rsid w:val="00B97721"/>
    <w:rsid w:val="00BA2E17"/>
    <w:rsid w:val="00BB4433"/>
    <w:rsid w:val="00BF1DBE"/>
    <w:rsid w:val="00BF3B46"/>
    <w:rsid w:val="00C11229"/>
    <w:rsid w:val="00C143B8"/>
    <w:rsid w:val="00C16684"/>
    <w:rsid w:val="00C203D6"/>
    <w:rsid w:val="00C3776E"/>
    <w:rsid w:val="00C377AF"/>
    <w:rsid w:val="00C415CB"/>
    <w:rsid w:val="00C66BFD"/>
    <w:rsid w:val="00C83385"/>
    <w:rsid w:val="00C94DA0"/>
    <w:rsid w:val="00CA0C00"/>
    <w:rsid w:val="00CA688C"/>
    <w:rsid w:val="00CB23BF"/>
    <w:rsid w:val="00CB39C1"/>
    <w:rsid w:val="00CC3F25"/>
    <w:rsid w:val="00CD4AF5"/>
    <w:rsid w:val="00CD708E"/>
    <w:rsid w:val="00CE2B41"/>
    <w:rsid w:val="00CF7292"/>
    <w:rsid w:val="00D06237"/>
    <w:rsid w:val="00D23968"/>
    <w:rsid w:val="00D31D50"/>
    <w:rsid w:val="00D87908"/>
    <w:rsid w:val="00D93C70"/>
    <w:rsid w:val="00DA4A9F"/>
    <w:rsid w:val="00DA5585"/>
    <w:rsid w:val="00DB3C97"/>
    <w:rsid w:val="00DB7EA7"/>
    <w:rsid w:val="00DC4FB6"/>
    <w:rsid w:val="00E11315"/>
    <w:rsid w:val="00E207DC"/>
    <w:rsid w:val="00E26284"/>
    <w:rsid w:val="00E338FF"/>
    <w:rsid w:val="00E33C19"/>
    <w:rsid w:val="00E43E01"/>
    <w:rsid w:val="00E45C25"/>
    <w:rsid w:val="00EF404C"/>
    <w:rsid w:val="00EF751F"/>
    <w:rsid w:val="00F03046"/>
    <w:rsid w:val="00F14416"/>
    <w:rsid w:val="00F2608F"/>
    <w:rsid w:val="00F305BA"/>
    <w:rsid w:val="00F308CE"/>
    <w:rsid w:val="00F320F5"/>
    <w:rsid w:val="00F53133"/>
    <w:rsid w:val="00F73A8C"/>
    <w:rsid w:val="00F835D5"/>
    <w:rsid w:val="00FC335D"/>
    <w:rsid w:val="00FC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14442"/>
  <w15:docId w15:val="{2FACC165-47C3-45B2-9B98-202B76497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23B43"/>
    <w:rPr>
      <w:rFonts w:ascii="Tahoma" w:hAnsi="Tahoma"/>
    </w:rPr>
  </w:style>
  <w:style w:type="paragraph" w:styleId="1">
    <w:name w:val="heading 1"/>
    <w:basedOn w:val="a"/>
    <w:next w:val="a"/>
    <w:link w:val="10"/>
    <w:uiPriority w:val="9"/>
    <w:qFormat/>
    <w:rsid w:val="00F260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60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60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24E0D"/>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753A"/>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A2753A"/>
    <w:rPr>
      <w:rFonts w:ascii="Tahoma" w:hAnsi="Tahoma"/>
      <w:sz w:val="18"/>
      <w:szCs w:val="18"/>
    </w:rPr>
  </w:style>
  <w:style w:type="paragraph" w:styleId="a5">
    <w:name w:val="footer"/>
    <w:basedOn w:val="a"/>
    <w:link w:val="a6"/>
    <w:uiPriority w:val="99"/>
    <w:unhideWhenUsed/>
    <w:rsid w:val="00A2753A"/>
    <w:pPr>
      <w:tabs>
        <w:tab w:val="center" w:pos="4153"/>
        <w:tab w:val="right" w:pos="8306"/>
      </w:tabs>
    </w:pPr>
    <w:rPr>
      <w:sz w:val="18"/>
      <w:szCs w:val="18"/>
    </w:rPr>
  </w:style>
  <w:style w:type="character" w:customStyle="1" w:styleId="a6">
    <w:name w:val="页脚 字符"/>
    <w:basedOn w:val="a0"/>
    <w:link w:val="a5"/>
    <w:uiPriority w:val="99"/>
    <w:rsid w:val="00A2753A"/>
    <w:rPr>
      <w:rFonts w:ascii="Tahoma" w:hAnsi="Tahoma"/>
      <w:sz w:val="18"/>
      <w:szCs w:val="18"/>
    </w:rPr>
  </w:style>
  <w:style w:type="table" w:styleId="a7">
    <w:name w:val="Table Grid"/>
    <w:basedOn w:val="a1"/>
    <w:uiPriority w:val="59"/>
    <w:rsid w:val="00A2753A"/>
    <w:pPr>
      <w:spacing w:after="0" w:line="240" w:lineRule="auto"/>
    </w:pPr>
    <w:rPr>
      <w:rFonts w:eastAsiaTheme="minorEastAsia"/>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2608F"/>
    <w:rPr>
      <w:rFonts w:ascii="Tahoma" w:hAnsi="Tahoma"/>
      <w:b/>
      <w:bCs/>
      <w:kern w:val="44"/>
      <w:sz w:val="44"/>
      <w:szCs w:val="44"/>
    </w:rPr>
  </w:style>
  <w:style w:type="character" w:customStyle="1" w:styleId="20">
    <w:name w:val="标题 2 字符"/>
    <w:basedOn w:val="a0"/>
    <w:link w:val="2"/>
    <w:uiPriority w:val="9"/>
    <w:rsid w:val="00F260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2608F"/>
    <w:rPr>
      <w:rFonts w:ascii="Tahoma" w:hAnsi="Tahoma"/>
      <w:b/>
      <w:bCs/>
      <w:sz w:val="32"/>
      <w:szCs w:val="32"/>
    </w:rPr>
  </w:style>
  <w:style w:type="paragraph" w:styleId="a8">
    <w:name w:val="Balloon Text"/>
    <w:basedOn w:val="a"/>
    <w:link w:val="a9"/>
    <w:uiPriority w:val="99"/>
    <w:semiHidden/>
    <w:unhideWhenUsed/>
    <w:rsid w:val="00C203D6"/>
    <w:pPr>
      <w:spacing w:after="0" w:line="240" w:lineRule="auto"/>
    </w:pPr>
    <w:rPr>
      <w:sz w:val="18"/>
      <w:szCs w:val="18"/>
    </w:rPr>
  </w:style>
  <w:style w:type="character" w:customStyle="1" w:styleId="a9">
    <w:name w:val="批注框文本 字符"/>
    <w:basedOn w:val="a0"/>
    <w:link w:val="a8"/>
    <w:uiPriority w:val="99"/>
    <w:semiHidden/>
    <w:rsid w:val="00C203D6"/>
    <w:rPr>
      <w:rFonts w:ascii="Tahoma" w:hAnsi="Tahoma"/>
      <w:sz w:val="18"/>
      <w:szCs w:val="18"/>
    </w:rPr>
  </w:style>
  <w:style w:type="character" w:customStyle="1" w:styleId="40">
    <w:name w:val="标题 4 字符"/>
    <w:basedOn w:val="a0"/>
    <w:link w:val="4"/>
    <w:uiPriority w:val="9"/>
    <w:rsid w:val="00324E0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E4BE0"/>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7E4BE0"/>
    <w:pPr>
      <w:spacing w:after="100" w:line="259" w:lineRule="auto"/>
      <w:ind w:left="220"/>
    </w:pPr>
    <w:rPr>
      <w:rFonts w:asciiTheme="minorHAnsi" w:eastAsiaTheme="minorEastAsia" w:hAnsiTheme="minorHAnsi" w:cs="Times New Roman"/>
    </w:rPr>
  </w:style>
  <w:style w:type="paragraph" w:styleId="TOC1">
    <w:name w:val="toc 1"/>
    <w:basedOn w:val="a"/>
    <w:next w:val="a"/>
    <w:autoRedefine/>
    <w:uiPriority w:val="39"/>
    <w:unhideWhenUsed/>
    <w:rsid w:val="007E4BE0"/>
    <w:pPr>
      <w:spacing w:after="100" w:line="259" w:lineRule="auto"/>
    </w:pPr>
    <w:rPr>
      <w:rFonts w:asciiTheme="minorHAnsi" w:eastAsiaTheme="minorEastAsia" w:hAnsiTheme="minorHAnsi" w:cs="Times New Roman"/>
    </w:rPr>
  </w:style>
  <w:style w:type="paragraph" w:styleId="TOC3">
    <w:name w:val="toc 3"/>
    <w:basedOn w:val="a"/>
    <w:next w:val="a"/>
    <w:autoRedefine/>
    <w:uiPriority w:val="39"/>
    <w:unhideWhenUsed/>
    <w:rsid w:val="007E4BE0"/>
    <w:pPr>
      <w:spacing w:after="100" w:line="259" w:lineRule="auto"/>
      <w:ind w:left="440"/>
    </w:pPr>
    <w:rPr>
      <w:rFonts w:asciiTheme="minorHAnsi" w:eastAsiaTheme="minorEastAsia" w:hAnsiTheme="minorHAnsi" w:cs="Times New Roman"/>
    </w:rPr>
  </w:style>
  <w:style w:type="character" w:styleId="aa">
    <w:name w:val="Hyperlink"/>
    <w:basedOn w:val="a0"/>
    <w:uiPriority w:val="99"/>
    <w:unhideWhenUsed/>
    <w:rsid w:val="007E4B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1D9BB-AA6B-4521-BCC8-01FBE275F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29</Pages>
  <Words>812</Words>
  <Characters>4629</Characters>
  <Application>Microsoft Office Word</Application>
  <DocSecurity>0</DocSecurity>
  <Lines>38</Lines>
  <Paragraphs>10</Paragraphs>
  <ScaleCrop>false</ScaleCrop>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xbany</cp:lastModifiedBy>
  <cp:revision>122</cp:revision>
  <dcterms:created xsi:type="dcterms:W3CDTF">2008-09-11T17:20:00Z</dcterms:created>
  <dcterms:modified xsi:type="dcterms:W3CDTF">2019-10-25T01:18:00Z</dcterms:modified>
</cp:coreProperties>
</file>