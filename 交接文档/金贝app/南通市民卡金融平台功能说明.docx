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7F1C0" w14:textId="77777777" w:rsidR="00096B01" w:rsidRDefault="00FC3480" w:rsidP="00E749FE">
      <w:pPr>
        <w:jc w:val="center"/>
        <w:rPr>
          <w:sz w:val="44"/>
          <w:szCs w:val="44"/>
        </w:rPr>
      </w:pPr>
      <w:r w:rsidRPr="00E749FE">
        <w:rPr>
          <w:rFonts w:hint="eastAsia"/>
          <w:sz w:val="44"/>
          <w:szCs w:val="44"/>
        </w:rPr>
        <w:t>南通市市民卡</w:t>
      </w:r>
      <w:r w:rsidR="007B0C59">
        <w:rPr>
          <w:rFonts w:hint="eastAsia"/>
          <w:sz w:val="44"/>
          <w:szCs w:val="44"/>
        </w:rPr>
        <w:t>金融</w:t>
      </w:r>
      <w:r w:rsidRPr="00E749FE">
        <w:rPr>
          <w:rFonts w:hint="eastAsia"/>
          <w:sz w:val="44"/>
          <w:szCs w:val="44"/>
        </w:rPr>
        <w:t>服务平台</w:t>
      </w:r>
      <w:r w:rsidR="007B0C59">
        <w:rPr>
          <w:rFonts w:hint="eastAsia"/>
          <w:sz w:val="44"/>
          <w:szCs w:val="44"/>
        </w:rPr>
        <w:t>功能</w:t>
      </w:r>
      <w:r w:rsidR="00E749FE" w:rsidRPr="00E749FE">
        <w:rPr>
          <w:rFonts w:hint="eastAsia"/>
          <w:sz w:val="44"/>
          <w:szCs w:val="44"/>
        </w:rPr>
        <w:t>说明</w:t>
      </w:r>
    </w:p>
    <w:p w14:paraId="52822BEA" w14:textId="77777777" w:rsidR="00E749FE" w:rsidRDefault="00E749FE" w:rsidP="00E749FE">
      <w:pPr>
        <w:jc w:val="center"/>
        <w:rPr>
          <w:sz w:val="44"/>
          <w:szCs w:val="44"/>
        </w:rPr>
      </w:pPr>
    </w:p>
    <w:p w14:paraId="66DB8FB0" w14:textId="77777777" w:rsidR="00E749FE" w:rsidRDefault="00E749FE" w:rsidP="00E749FE">
      <w:pPr>
        <w:jc w:val="center"/>
        <w:rPr>
          <w:sz w:val="44"/>
          <w:szCs w:val="44"/>
        </w:rPr>
      </w:pPr>
    </w:p>
    <w:p w14:paraId="1024516B" w14:textId="77777777" w:rsidR="00E749FE" w:rsidRDefault="00E749FE" w:rsidP="00E749FE">
      <w:pPr>
        <w:jc w:val="center"/>
        <w:rPr>
          <w:sz w:val="44"/>
          <w:szCs w:val="44"/>
        </w:rPr>
      </w:pPr>
    </w:p>
    <w:p w14:paraId="5C5440B9" w14:textId="77777777" w:rsidR="00E749FE" w:rsidRDefault="00E749FE" w:rsidP="00E749FE">
      <w:pPr>
        <w:jc w:val="center"/>
        <w:rPr>
          <w:sz w:val="44"/>
          <w:szCs w:val="44"/>
        </w:rPr>
      </w:pPr>
    </w:p>
    <w:p w14:paraId="2743E4A8" w14:textId="77777777" w:rsidR="00E749FE" w:rsidRDefault="00E749FE" w:rsidP="00E749FE">
      <w:pPr>
        <w:jc w:val="center"/>
        <w:rPr>
          <w:sz w:val="44"/>
          <w:szCs w:val="44"/>
        </w:rPr>
      </w:pPr>
    </w:p>
    <w:p w14:paraId="72A7C6A3" w14:textId="77777777" w:rsidR="00E749FE" w:rsidRDefault="00E749FE" w:rsidP="00E749FE">
      <w:pPr>
        <w:jc w:val="center"/>
        <w:rPr>
          <w:sz w:val="44"/>
          <w:szCs w:val="44"/>
        </w:rPr>
      </w:pPr>
    </w:p>
    <w:p w14:paraId="297C519A" w14:textId="77777777" w:rsidR="00E749FE" w:rsidRDefault="00E749FE" w:rsidP="00E749FE">
      <w:pPr>
        <w:jc w:val="center"/>
        <w:rPr>
          <w:sz w:val="44"/>
          <w:szCs w:val="44"/>
        </w:rPr>
      </w:pPr>
    </w:p>
    <w:p w14:paraId="21535A7D" w14:textId="77777777" w:rsidR="00E414DA" w:rsidRDefault="00E749FE" w:rsidP="00E749FE">
      <w:pPr>
        <w:jc w:val="center"/>
        <w:rPr>
          <w:sz w:val="32"/>
          <w:szCs w:val="32"/>
        </w:rPr>
      </w:pPr>
      <w:r w:rsidRPr="00E749FE">
        <w:rPr>
          <w:rFonts w:hint="eastAsia"/>
          <w:sz w:val="32"/>
          <w:szCs w:val="32"/>
        </w:rPr>
        <w:t>2017</w:t>
      </w:r>
      <w:r w:rsidRPr="00E749FE">
        <w:rPr>
          <w:rFonts w:hint="eastAsia"/>
          <w:sz w:val="32"/>
          <w:szCs w:val="32"/>
        </w:rPr>
        <w:t>年</w:t>
      </w:r>
      <w:r w:rsidRPr="00E749FE">
        <w:rPr>
          <w:rFonts w:hint="eastAsia"/>
          <w:sz w:val="32"/>
          <w:szCs w:val="32"/>
        </w:rPr>
        <w:t>10</w:t>
      </w:r>
      <w:r w:rsidRPr="00E749FE">
        <w:rPr>
          <w:rFonts w:hint="eastAsia"/>
          <w:sz w:val="32"/>
          <w:szCs w:val="32"/>
        </w:rPr>
        <w:t>月</w:t>
      </w:r>
      <w:r w:rsidRPr="00E749FE">
        <w:rPr>
          <w:rFonts w:hint="eastAsia"/>
          <w:sz w:val="32"/>
          <w:szCs w:val="32"/>
        </w:rPr>
        <w:t>17</w:t>
      </w:r>
      <w:r w:rsidRPr="00E749FE">
        <w:rPr>
          <w:rFonts w:hint="eastAsia"/>
          <w:sz w:val="32"/>
          <w:szCs w:val="32"/>
        </w:rPr>
        <w:t>日</w:t>
      </w:r>
    </w:p>
    <w:p w14:paraId="15C32336" w14:textId="77777777" w:rsidR="00E414DA" w:rsidRDefault="00E414D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5FEF" w14:paraId="10D43543" w14:textId="77777777" w:rsidTr="00905FEF">
        <w:tc>
          <w:tcPr>
            <w:tcW w:w="2130" w:type="dxa"/>
          </w:tcPr>
          <w:p w14:paraId="7A2A9220" w14:textId="77777777" w:rsidR="00905FEF" w:rsidRPr="00D62D0A" w:rsidRDefault="00D62D0A" w:rsidP="00D62D0A">
            <w:pPr>
              <w:widowControl/>
              <w:jc w:val="center"/>
              <w:rPr>
                <w:sz w:val="28"/>
                <w:szCs w:val="28"/>
              </w:rPr>
            </w:pPr>
            <w:r w:rsidRPr="00D62D0A">
              <w:rPr>
                <w:rFonts w:hint="eastAsia"/>
                <w:sz w:val="28"/>
                <w:szCs w:val="28"/>
              </w:rPr>
              <w:lastRenderedPageBreak/>
              <w:t>版本号</w:t>
            </w:r>
          </w:p>
        </w:tc>
        <w:tc>
          <w:tcPr>
            <w:tcW w:w="2130" w:type="dxa"/>
          </w:tcPr>
          <w:p w14:paraId="4E34C8B7" w14:textId="77777777" w:rsidR="00905FEF" w:rsidRPr="00D62D0A" w:rsidRDefault="00FC372C" w:rsidP="00D62D0A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 w:rsidR="00D62D0A" w:rsidRPr="00D62D0A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2131" w:type="dxa"/>
          </w:tcPr>
          <w:p w14:paraId="5A04EE51" w14:textId="77777777" w:rsidR="00905FEF" w:rsidRPr="00D62D0A" w:rsidRDefault="00D62D0A" w:rsidP="00D62D0A">
            <w:pPr>
              <w:widowControl/>
              <w:jc w:val="center"/>
              <w:rPr>
                <w:sz w:val="28"/>
                <w:szCs w:val="28"/>
              </w:rPr>
            </w:pPr>
            <w:r w:rsidRPr="00D62D0A">
              <w:rPr>
                <w:rFonts w:hint="eastAsia"/>
                <w:sz w:val="28"/>
                <w:szCs w:val="28"/>
              </w:rPr>
              <w:t>负责人</w:t>
            </w:r>
          </w:p>
        </w:tc>
        <w:tc>
          <w:tcPr>
            <w:tcW w:w="2131" w:type="dxa"/>
          </w:tcPr>
          <w:p w14:paraId="0A379177" w14:textId="77777777" w:rsidR="00905FEF" w:rsidRPr="00D62D0A" w:rsidRDefault="00FE4F22" w:rsidP="00D62D0A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905FEF" w14:paraId="0CE30823" w14:textId="77777777" w:rsidTr="00905FEF">
        <w:tc>
          <w:tcPr>
            <w:tcW w:w="2130" w:type="dxa"/>
          </w:tcPr>
          <w:p w14:paraId="380BF334" w14:textId="77777777" w:rsidR="00905FEF" w:rsidRPr="0015493A" w:rsidRDefault="00FE4F22">
            <w:pPr>
              <w:widowControl/>
              <w:jc w:val="left"/>
              <w:rPr>
                <w:sz w:val="24"/>
                <w:szCs w:val="24"/>
              </w:rPr>
            </w:pPr>
            <w:r w:rsidRPr="0015493A">
              <w:rPr>
                <w:sz w:val="24"/>
                <w:szCs w:val="24"/>
              </w:rPr>
              <w:t>V</w:t>
            </w:r>
            <w:r w:rsidRPr="0015493A"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2130" w:type="dxa"/>
          </w:tcPr>
          <w:p w14:paraId="3D7DDDA5" w14:textId="77777777" w:rsidR="00905FEF" w:rsidRPr="0015493A" w:rsidRDefault="00FE4F22">
            <w:pPr>
              <w:widowControl/>
              <w:jc w:val="left"/>
              <w:rPr>
                <w:sz w:val="24"/>
                <w:szCs w:val="24"/>
              </w:rPr>
            </w:pPr>
            <w:r w:rsidRPr="0015493A">
              <w:rPr>
                <w:rFonts w:hint="eastAsia"/>
                <w:sz w:val="24"/>
                <w:szCs w:val="24"/>
              </w:rPr>
              <w:t>2017/10/19</w:t>
            </w:r>
          </w:p>
        </w:tc>
        <w:tc>
          <w:tcPr>
            <w:tcW w:w="2131" w:type="dxa"/>
          </w:tcPr>
          <w:p w14:paraId="20ACCEEC" w14:textId="77777777" w:rsidR="00905FEF" w:rsidRPr="0015493A" w:rsidRDefault="00FE4F22">
            <w:pPr>
              <w:widowControl/>
              <w:jc w:val="left"/>
              <w:rPr>
                <w:sz w:val="24"/>
                <w:szCs w:val="24"/>
              </w:rPr>
            </w:pPr>
            <w:r w:rsidRPr="0015493A">
              <w:rPr>
                <w:rFonts w:hint="eastAsia"/>
                <w:sz w:val="24"/>
                <w:szCs w:val="24"/>
              </w:rPr>
              <w:t>王素娟</w:t>
            </w:r>
          </w:p>
        </w:tc>
        <w:tc>
          <w:tcPr>
            <w:tcW w:w="2131" w:type="dxa"/>
          </w:tcPr>
          <w:p w14:paraId="208AEE41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</w:tr>
      <w:tr w:rsidR="00905FEF" w14:paraId="6A78DED1" w14:textId="77777777" w:rsidTr="00905FEF">
        <w:tc>
          <w:tcPr>
            <w:tcW w:w="2130" w:type="dxa"/>
          </w:tcPr>
          <w:p w14:paraId="7CBBD5FE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14:paraId="4D0D62B7" w14:textId="6E7E1529" w:rsidR="00905FEF" w:rsidRPr="0015493A" w:rsidRDefault="002F15E0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2020/10/10</w:t>
            </w:r>
          </w:p>
        </w:tc>
        <w:tc>
          <w:tcPr>
            <w:tcW w:w="2131" w:type="dxa"/>
          </w:tcPr>
          <w:p w14:paraId="1590E09F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7205FAF1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</w:tr>
      <w:tr w:rsidR="00905FEF" w14:paraId="51EB6D31" w14:textId="77777777" w:rsidTr="00905FEF">
        <w:tc>
          <w:tcPr>
            <w:tcW w:w="2130" w:type="dxa"/>
          </w:tcPr>
          <w:p w14:paraId="3A08EE17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14:paraId="03A2ACFE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12D34E70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4F74E113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</w:tr>
      <w:tr w:rsidR="00905FEF" w14:paraId="2DF10D29" w14:textId="77777777" w:rsidTr="00905FEF">
        <w:tc>
          <w:tcPr>
            <w:tcW w:w="2130" w:type="dxa"/>
          </w:tcPr>
          <w:p w14:paraId="4FC8E217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14:paraId="68967EC5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708A336A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00E36046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</w:tr>
      <w:tr w:rsidR="00905FEF" w14:paraId="69ED7186" w14:textId="77777777" w:rsidTr="00905FEF">
        <w:tc>
          <w:tcPr>
            <w:tcW w:w="2130" w:type="dxa"/>
          </w:tcPr>
          <w:p w14:paraId="1392AC6C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14:paraId="7CED77FF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3D216224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44BEE1E9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</w:tr>
      <w:tr w:rsidR="00905FEF" w14:paraId="1A8639BB" w14:textId="77777777" w:rsidTr="00905FEF">
        <w:tc>
          <w:tcPr>
            <w:tcW w:w="2130" w:type="dxa"/>
          </w:tcPr>
          <w:p w14:paraId="5528FF44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14:paraId="20D5A886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3FAEE7D5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14:paraId="3400B756" w14:textId="77777777" w:rsidR="00905FEF" w:rsidRPr="0015493A" w:rsidRDefault="00905FEF">
            <w:pPr>
              <w:widowControl/>
              <w:jc w:val="left"/>
              <w:rPr>
                <w:sz w:val="24"/>
                <w:szCs w:val="24"/>
              </w:rPr>
            </w:pPr>
          </w:p>
        </w:tc>
      </w:tr>
    </w:tbl>
    <w:p w14:paraId="2A618C75" w14:textId="77777777" w:rsidR="00905FEF" w:rsidRDefault="00905FEF">
      <w:pPr>
        <w:widowControl/>
        <w:jc w:val="left"/>
        <w:rPr>
          <w:sz w:val="32"/>
          <w:szCs w:val="32"/>
        </w:rPr>
      </w:pPr>
    </w:p>
    <w:p w14:paraId="7B562FF4" w14:textId="77777777" w:rsidR="00905FEF" w:rsidRDefault="00905FEF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7AA079" w14:textId="77777777" w:rsidR="00763BAE" w:rsidRPr="00DB3382" w:rsidRDefault="00763BAE" w:rsidP="002245F9">
      <w:pPr>
        <w:pStyle w:val="1"/>
        <w:numPr>
          <w:ilvl w:val="0"/>
          <w:numId w:val="6"/>
        </w:numPr>
      </w:pPr>
      <w:r w:rsidRPr="00DB3382">
        <w:lastRenderedPageBreak/>
        <w:t>A</w:t>
      </w:r>
      <w:r w:rsidRPr="00DB3382">
        <w:rPr>
          <w:rFonts w:hint="eastAsia"/>
        </w:rPr>
        <w:t>pp</w:t>
      </w:r>
      <w:r w:rsidRPr="00DB3382">
        <w:rPr>
          <w:rFonts w:hint="eastAsia"/>
        </w:rPr>
        <w:t>功能清单</w:t>
      </w:r>
    </w:p>
    <w:p w14:paraId="5F6B0D1C" w14:textId="77777777" w:rsidR="00411BB2" w:rsidRPr="008A4C26" w:rsidRDefault="00EA5054" w:rsidP="005A6E84">
      <w:pPr>
        <w:pStyle w:val="2"/>
        <w:numPr>
          <w:ilvl w:val="0"/>
          <w:numId w:val="7"/>
        </w:numPr>
      </w:pPr>
      <w:r w:rsidRPr="008A4C26">
        <w:rPr>
          <w:rFonts w:hint="eastAsia"/>
        </w:rPr>
        <w:t>用户</w:t>
      </w:r>
      <w:r w:rsidR="00B25017" w:rsidRPr="008A4C26">
        <w:rPr>
          <w:rFonts w:hint="eastAsia"/>
        </w:rPr>
        <w:t>注册</w:t>
      </w:r>
      <w:r w:rsidR="00657597" w:rsidRPr="008A4C26">
        <w:rPr>
          <w:rFonts w:hint="eastAsia"/>
        </w:rPr>
        <w:t xml:space="preserve">     </w:t>
      </w:r>
    </w:p>
    <w:p w14:paraId="28E2CC21" w14:textId="77777777" w:rsidR="00270C42" w:rsidRDefault="00270C42" w:rsidP="005D66BD">
      <w:pPr>
        <w:pStyle w:val="a3"/>
        <w:ind w:leftChars="203" w:left="426" w:firstLineChars="150" w:firstLine="315"/>
        <w:jc w:val="left"/>
        <w:rPr>
          <w:szCs w:val="21"/>
        </w:rPr>
      </w:pPr>
      <w:r>
        <w:rPr>
          <w:noProof/>
        </w:rPr>
        <w:drawing>
          <wp:inline distT="0" distB="0" distL="0" distR="0" wp14:anchorId="3F1851D4" wp14:editId="23080484">
            <wp:extent cx="1594372" cy="292417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173" cy="2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E97A" w14:textId="77777777" w:rsidR="001E2BD1" w:rsidRPr="00657597" w:rsidRDefault="005D66BD" w:rsidP="005D66BD">
      <w:pPr>
        <w:pStyle w:val="a3"/>
        <w:ind w:leftChars="203" w:left="426" w:firstLineChars="150" w:firstLine="315"/>
        <w:jc w:val="left"/>
        <w:rPr>
          <w:sz w:val="24"/>
          <w:szCs w:val="24"/>
        </w:rPr>
      </w:pPr>
      <w:r w:rsidRPr="00B11522">
        <w:rPr>
          <w:rFonts w:hint="eastAsia"/>
          <w:szCs w:val="21"/>
        </w:rPr>
        <w:t>流程如下所示：</w:t>
      </w:r>
    </w:p>
    <w:p w14:paraId="53B2BED7" w14:textId="77777777" w:rsidR="00B25017" w:rsidRDefault="008071B9" w:rsidP="00F5045F">
      <w:pPr>
        <w:pStyle w:val="a3"/>
        <w:ind w:left="1440" w:firstLineChars="0" w:firstLine="0"/>
        <w:jc w:val="left"/>
        <w:rPr>
          <w:sz w:val="24"/>
          <w:szCs w:val="24"/>
        </w:rPr>
      </w:pPr>
      <w:r>
        <w:object w:dxaOrig="3254" w:dyaOrig="8532" w14:anchorId="05A1EE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426.75pt" o:ole="">
            <v:imagedata r:id="rId8" o:title=""/>
          </v:shape>
          <o:OLEObject Type="Embed" ProgID="Visio.Drawing.11" ShapeID="_x0000_i1025" DrawAspect="Content" ObjectID="_1663827371" r:id="rId9"/>
        </w:object>
      </w:r>
    </w:p>
    <w:p w14:paraId="0B502FED" w14:textId="77777777" w:rsidR="00411BB2" w:rsidRDefault="00C87943" w:rsidP="00CD1B4D">
      <w:pPr>
        <w:pStyle w:val="2"/>
        <w:numPr>
          <w:ilvl w:val="0"/>
          <w:numId w:val="7"/>
        </w:numPr>
      </w:pPr>
      <w:r w:rsidRPr="00094CAB">
        <w:rPr>
          <w:rFonts w:hint="eastAsia"/>
        </w:rPr>
        <w:t>绑定银行卡</w:t>
      </w:r>
      <w:r w:rsidR="007C7140" w:rsidRPr="00094CAB">
        <w:rPr>
          <w:rFonts w:hint="eastAsia"/>
        </w:rPr>
        <w:t xml:space="preserve">     </w:t>
      </w:r>
    </w:p>
    <w:p w14:paraId="1E4B4734" w14:textId="77777777" w:rsidR="00451AEE" w:rsidRDefault="00451AEE" w:rsidP="00451AEE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 w:rsidRPr="002E6A06">
        <w:rPr>
          <w:rFonts w:hint="eastAsia"/>
          <w:highlight w:val="yellow"/>
        </w:rPr>
        <w:t>准备开户协议。</w:t>
      </w:r>
    </w:p>
    <w:p w14:paraId="48F760E5" w14:textId="77777777" w:rsidR="00B21197" w:rsidRDefault="00B21197" w:rsidP="00451AEE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用户注册手机号与银行卡的预留手机号一致。</w:t>
      </w:r>
    </w:p>
    <w:p w14:paraId="554D0436" w14:textId="77777777" w:rsidR="00B21197" w:rsidRDefault="004271D6" w:rsidP="00451AEE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每个用户限定绑定一张银行卡，不绑定多张卡。</w:t>
      </w:r>
    </w:p>
    <w:p w14:paraId="06A76F5A" w14:textId="77777777" w:rsidR="00F35B1E" w:rsidRDefault="00F35B1E" w:rsidP="00451AEE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向省联社建立客户信息时，只上送客户姓名、证件类型、证件号码。</w:t>
      </w:r>
    </w:p>
    <w:p w14:paraId="60677A1A" w14:textId="77777777" w:rsidR="004C2922" w:rsidRPr="002E6A06" w:rsidRDefault="004C2922" w:rsidP="00451AEE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客户的实名认证功能，省联社的接口受人行接口限制，仅支持</w:t>
      </w:r>
      <w:r>
        <w:rPr>
          <w:rFonts w:hint="eastAsia"/>
          <w:highlight w:val="yellow"/>
        </w:rPr>
        <w:t>8</w:t>
      </w:r>
      <w:r>
        <w:rPr>
          <w:rFonts w:hint="eastAsia"/>
          <w:highlight w:val="yellow"/>
        </w:rPr>
        <w:t>小时内开放，并且验证时间比较长。增加第三方实名验证渠道。</w:t>
      </w:r>
    </w:p>
    <w:p w14:paraId="7CC4304D" w14:textId="77777777" w:rsidR="003B42EB" w:rsidRDefault="00B12A40" w:rsidP="003B42EB">
      <w:r>
        <w:rPr>
          <w:noProof/>
        </w:rPr>
        <w:lastRenderedPageBreak/>
        <w:drawing>
          <wp:inline distT="0" distB="0" distL="0" distR="0" wp14:anchorId="3057018A" wp14:editId="14E2DB02">
            <wp:extent cx="1762125" cy="3325106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33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F9A7" w14:textId="77777777" w:rsidR="00AF1BEB" w:rsidRDefault="00ED5DA5" w:rsidP="00C7033E">
      <w:pPr>
        <w:pStyle w:val="a3"/>
        <w:ind w:leftChars="203" w:left="426" w:firstLineChars="150" w:firstLine="315"/>
        <w:jc w:val="left"/>
        <w:rPr>
          <w:sz w:val="24"/>
          <w:szCs w:val="24"/>
        </w:rPr>
      </w:pPr>
      <w:r w:rsidRPr="00B11522">
        <w:rPr>
          <w:rFonts w:hint="eastAsia"/>
          <w:szCs w:val="21"/>
        </w:rPr>
        <w:t>流程如下所示：</w:t>
      </w:r>
    </w:p>
    <w:p w14:paraId="34DF42ED" w14:textId="77777777" w:rsidR="00A55142" w:rsidRPr="00E92C8F" w:rsidRDefault="00A25D05" w:rsidP="00DF7D6C">
      <w:pPr>
        <w:pStyle w:val="a3"/>
        <w:ind w:left="426" w:firstLineChars="0" w:firstLine="0"/>
        <w:jc w:val="left"/>
        <w:rPr>
          <w:sz w:val="24"/>
          <w:szCs w:val="24"/>
        </w:rPr>
      </w:pPr>
      <w:r>
        <w:object w:dxaOrig="8055" w:dyaOrig="21174" w14:anchorId="5DF8A754">
          <v:shape id="_x0000_i1026" type="#_x0000_t75" style="width:265.5pt;height:697.5pt" o:ole="">
            <v:imagedata r:id="rId11" o:title=""/>
          </v:shape>
          <o:OLEObject Type="Embed" ProgID="Visio.Drawing.11" ShapeID="_x0000_i1026" DrawAspect="Content" ObjectID="_1663827372" r:id="rId12"/>
        </w:object>
      </w:r>
    </w:p>
    <w:p w14:paraId="74174DF8" w14:textId="77777777" w:rsidR="008B358A" w:rsidRDefault="008B358A" w:rsidP="00CD1B4D">
      <w:pPr>
        <w:pStyle w:val="2"/>
        <w:numPr>
          <w:ilvl w:val="0"/>
          <w:numId w:val="7"/>
        </w:numPr>
      </w:pPr>
      <w:r w:rsidRPr="00094CAB">
        <w:rPr>
          <w:rFonts w:hint="eastAsia"/>
        </w:rPr>
        <w:lastRenderedPageBreak/>
        <w:t>账户充值</w:t>
      </w:r>
    </w:p>
    <w:p w14:paraId="3D17150F" w14:textId="77777777" w:rsidR="002741BD" w:rsidRDefault="005B3D3A" w:rsidP="002741BD">
      <w:r>
        <w:rPr>
          <w:noProof/>
        </w:rPr>
        <w:drawing>
          <wp:inline distT="0" distB="0" distL="0" distR="0" wp14:anchorId="273825EC" wp14:editId="3013917F">
            <wp:extent cx="2361905" cy="40095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C4EE" w14:textId="77777777" w:rsidR="00015B2A" w:rsidRPr="002741BD" w:rsidRDefault="00015B2A" w:rsidP="002741BD">
      <w:r>
        <w:rPr>
          <w:noProof/>
        </w:rPr>
        <w:drawing>
          <wp:inline distT="0" distB="0" distL="0" distR="0" wp14:anchorId="79C188E7" wp14:editId="10AE08F9">
            <wp:extent cx="2152381" cy="397142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A830" w14:textId="77777777" w:rsidR="00B25CE5" w:rsidRDefault="00033AF0" w:rsidP="002B07D2">
      <w:pPr>
        <w:pStyle w:val="a3"/>
        <w:ind w:left="426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1</w:t>
      </w:r>
      <w:r>
        <w:rPr>
          <w:rFonts w:hint="eastAsia"/>
          <w:szCs w:val="21"/>
        </w:rPr>
        <w:t>、</w:t>
      </w:r>
      <w:r w:rsidR="00B25CE5">
        <w:rPr>
          <w:rFonts w:hint="eastAsia"/>
          <w:szCs w:val="21"/>
        </w:rPr>
        <w:t>充值时，分行内卡充值和他行卡充值。</w:t>
      </w:r>
      <w:r w:rsidR="00AD2AB6">
        <w:rPr>
          <w:rFonts w:hint="eastAsia"/>
          <w:szCs w:val="21"/>
        </w:rPr>
        <w:t>绑定行内卡充值，需输入卡支付密码。</w:t>
      </w:r>
    </w:p>
    <w:p w14:paraId="3E7B2F73" w14:textId="77777777" w:rsidR="00B25CE5" w:rsidRPr="00033AF0" w:rsidRDefault="00033AF0" w:rsidP="00033A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="00B25CE5" w:rsidRPr="00033AF0">
        <w:rPr>
          <w:rFonts w:hint="eastAsia"/>
          <w:szCs w:val="21"/>
        </w:rPr>
        <w:t>行内卡根据卡</w:t>
      </w:r>
      <w:r w:rsidR="00B25CE5" w:rsidRPr="00033AF0">
        <w:rPr>
          <w:rFonts w:hint="eastAsia"/>
          <w:szCs w:val="21"/>
        </w:rPr>
        <w:t>bin</w:t>
      </w:r>
      <w:r w:rsidR="00B25CE5" w:rsidRPr="00033AF0">
        <w:rPr>
          <w:rFonts w:hint="eastAsia"/>
          <w:szCs w:val="21"/>
        </w:rPr>
        <w:t>判断，即银行卡的前</w:t>
      </w:r>
      <w:r w:rsidR="00B25CE5" w:rsidRPr="00033AF0">
        <w:rPr>
          <w:rFonts w:hint="eastAsia"/>
          <w:szCs w:val="21"/>
        </w:rPr>
        <w:t>6</w:t>
      </w:r>
      <w:r w:rsidR="00B25CE5" w:rsidRPr="00033AF0">
        <w:rPr>
          <w:rFonts w:hint="eastAsia"/>
          <w:szCs w:val="21"/>
        </w:rPr>
        <w:t>位，本行卡</w:t>
      </w:r>
      <w:r w:rsidR="00B25CE5" w:rsidRPr="00033AF0">
        <w:rPr>
          <w:rFonts w:hint="eastAsia"/>
          <w:szCs w:val="21"/>
        </w:rPr>
        <w:t>bin: 623066,622452,622324, 621578</w:t>
      </w:r>
      <w:r w:rsidR="00B25CE5" w:rsidRPr="00033AF0">
        <w:rPr>
          <w:rFonts w:hint="eastAsia"/>
          <w:szCs w:val="21"/>
        </w:rPr>
        <w:t>共</w:t>
      </w:r>
      <w:r w:rsidR="00B25CE5" w:rsidRPr="00033AF0">
        <w:rPr>
          <w:rFonts w:hint="eastAsia"/>
          <w:szCs w:val="21"/>
        </w:rPr>
        <w:t>4</w:t>
      </w:r>
      <w:r w:rsidR="00B25CE5" w:rsidRPr="00033AF0">
        <w:rPr>
          <w:rFonts w:hint="eastAsia"/>
          <w:szCs w:val="21"/>
        </w:rPr>
        <w:t>类。</w:t>
      </w:r>
    </w:p>
    <w:p w14:paraId="16D82BD7" w14:textId="77777777" w:rsidR="00B25CE5" w:rsidRDefault="00B25CE5" w:rsidP="002B07D2">
      <w:pPr>
        <w:pStyle w:val="a3"/>
        <w:ind w:left="426" w:firstLineChars="0" w:firstLine="0"/>
        <w:jc w:val="left"/>
        <w:rPr>
          <w:szCs w:val="21"/>
        </w:rPr>
      </w:pPr>
    </w:p>
    <w:p w14:paraId="7E16A181" w14:textId="77777777" w:rsidR="002B07D2" w:rsidRPr="008A4C26" w:rsidRDefault="002B07D2" w:rsidP="002B07D2">
      <w:pPr>
        <w:pStyle w:val="a3"/>
        <w:ind w:left="426" w:firstLineChars="0" w:firstLine="0"/>
        <w:jc w:val="left"/>
        <w:rPr>
          <w:b/>
          <w:sz w:val="24"/>
          <w:szCs w:val="24"/>
        </w:rPr>
      </w:pPr>
      <w:r w:rsidRPr="00B11522">
        <w:rPr>
          <w:rFonts w:hint="eastAsia"/>
          <w:szCs w:val="21"/>
        </w:rPr>
        <w:t>流程如下所示：</w:t>
      </w:r>
    </w:p>
    <w:p w14:paraId="453EE03A" w14:textId="77777777" w:rsidR="00AA6156" w:rsidRDefault="0082714A" w:rsidP="00A2481F">
      <w:pPr>
        <w:pStyle w:val="a3"/>
        <w:ind w:left="426" w:firstLineChars="0" w:firstLine="0"/>
        <w:jc w:val="center"/>
        <w:rPr>
          <w:sz w:val="24"/>
          <w:szCs w:val="24"/>
        </w:rPr>
      </w:pPr>
      <w:r>
        <w:object w:dxaOrig="5518" w:dyaOrig="15108" w14:anchorId="7F9AE017">
          <v:shape id="_x0000_i1027" type="#_x0000_t75" style="width:255pt;height:697.5pt" o:ole="">
            <v:imagedata r:id="rId15" o:title=""/>
          </v:shape>
          <o:OLEObject Type="Embed" ProgID="Visio.Drawing.11" ShapeID="_x0000_i1027" DrawAspect="Content" ObjectID="_1663827373" r:id="rId16"/>
        </w:object>
      </w:r>
    </w:p>
    <w:p w14:paraId="182CEF68" w14:textId="77777777" w:rsidR="00AF1BEB" w:rsidRPr="00094CAB" w:rsidRDefault="00DE09C8" w:rsidP="00CD1B4D">
      <w:pPr>
        <w:pStyle w:val="2"/>
        <w:numPr>
          <w:ilvl w:val="0"/>
          <w:numId w:val="7"/>
        </w:numPr>
      </w:pPr>
      <w:r w:rsidRPr="00094CAB">
        <w:rPr>
          <w:rFonts w:hint="eastAsia"/>
        </w:rPr>
        <w:lastRenderedPageBreak/>
        <w:t>账户</w:t>
      </w:r>
      <w:r w:rsidR="00415A14" w:rsidRPr="00094CAB">
        <w:rPr>
          <w:rFonts w:hint="eastAsia"/>
        </w:rPr>
        <w:t>提现</w:t>
      </w:r>
    </w:p>
    <w:p w14:paraId="0EE9368F" w14:textId="77777777" w:rsidR="00B11522" w:rsidRPr="008A4C26" w:rsidRDefault="00B11522" w:rsidP="00B11522">
      <w:pPr>
        <w:pStyle w:val="a3"/>
        <w:ind w:left="426" w:firstLineChars="0" w:firstLine="0"/>
        <w:jc w:val="left"/>
        <w:rPr>
          <w:b/>
          <w:sz w:val="24"/>
          <w:szCs w:val="24"/>
        </w:rPr>
      </w:pPr>
      <w:r w:rsidRPr="00B11522">
        <w:rPr>
          <w:rFonts w:hint="eastAsia"/>
          <w:szCs w:val="21"/>
        </w:rPr>
        <w:t>流程如下所示：</w:t>
      </w:r>
    </w:p>
    <w:p w14:paraId="23DED442" w14:textId="77777777" w:rsidR="00CE60AE" w:rsidRDefault="005C6FA7" w:rsidP="00474F97">
      <w:pPr>
        <w:pStyle w:val="a3"/>
        <w:ind w:left="426" w:firstLineChars="0" w:firstLine="0"/>
        <w:jc w:val="center"/>
        <w:rPr>
          <w:sz w:val="24"/>
          <w:szCs w:val="24"/>
        </w:rPr>
      </w:pPr>
      <w:r>
        <w:object w:dxaOrig="2109" w:dyaOrig="9178" w14:anchorId="7393D5ED">
          <v:shape id="_x0000_i1028" type="#_x0000_t75" style="width:105.75pt;height:459pt" o:ole="">
            <v:imagedata r:id="rId17" o:title=""/>
          </v:shape>
          <o:OLEObject Type="Embed" ProgID="Visio.Drawing.11" ShapeID="_x0000_i1028" DrawAspect="Content" ObjectID="_1663827374" r:id="rId18"/>
        </w:object>
      </w:r>
    </w:p>
    <w:p w14:paraId="3681A651" w14:textId="77777777" w:rsidR="00AA6BA8" w:rsidRDefault="00AA6BA8" w:rsidP="00CD1B4D">
      <w:pPr>
        <w:pStyle w:val="2"/>
        <w:numPr>
          <w:ilvl w:val="0"/>
          <w:numId w:val="7"/>
        </w:numPr>
      </w:pPr>
      <w:r w:rsidRPr="00094CAB">
        <w:rPr>
          <w:rFonts w:hint="eastAsia"/>
        </w:rPr>
        <w:t>购买理财</w:t>
      </w:r>
    </w:p>
    <w:p w14:paraId="26D65010" w14:textId="77777777" w:rsidR="00FD69BF" w:rsidRDefault="00FD69BF" w:rsidP="00424E08">
      <w:pPr>
        <w:pStyle w:val="a3"/>
        <w:numPr>
          <w:ilvl w:val="0"/>
          <w:numId w:val="13"/>
        </w:numPr>
        <w:ind w:firstLineChars="0"/>
      </w:pPr>
      <w:r w:rsidRPr="00424E08">
        <w:rPr>
          <w:rFonts w:hint="eastAsia"/>
          <w:highlight w:val="yellow"/>
        </w:rPr>
        <w:t>客户理财签约协议书</w:t>
      </w:r>
      <w:r w:rsidR="00424E08">
        <w:rPr>
          <w:rFonts w:hint="eastAsia"/>
        </w:rPr>
        <w:t>。</w:t>
      </w:r>
    </w:p>
    <w:p w14:paraId="06CA391A" w14:textId="77777777" w:rsidR="00424E08" w:rsidRPr="007442FA" w:rsidRDefault="00424E08" w:rsidP="00424E08">
      <w:pPr>
        <w:pStyle w:val="a3"/>
        <w:numPr>
          <w:ilvl w:val="0"/>
          <w:numId w:val="13"/>
        </w:numPr>
        <w:ind w:firstLineChars="0"/>
        <w:rPr>
          <w:highlight w:val="yellow"/>
        </w:rPr>
      </w:pPr>
      <w:r w:rsidRPr="007442FA">
        <w:rPr>
          <w:rFonts w:hint="eastAsia"/>
          <w:highlight w:val="yellow"/>
        </w:rPr>
        <w:t>每个理财产品一份协议书，由长天的理财产品系统把产品协议书网页发送到</w:t>
      </w:r>
      <w:r w:rsidRPr="007442FA">
        <w:rPr>
          <w:rFonts w:hint="eastAsia"/>
          <w:highlight w:val="yellow"/>
        </w:rPr>
        <w:t>app</w:t>
      </w:r>
      <w:r w:rsidRPr="007442FA">
        <w:rPr>
          <w:rFonts w:hint="eastAsia"/>
          <w:highlight w:val="yellow"/>
        </w:rPr>
        <w:t>的</w:t>
      </w:r>
      <w:r w:rsidRPr="007442FA">
        <w:rPr>
          <w:rFonts w:hint="eastAsia"/>
          <w:highlight w:val="yellow"/>
        </w:rPr>
        <w:t>h5</w:t>
      </w:r>
      <w:r w:rsidRPr="007442FA">
        <w:rPr>
          <w:rFonts w:hint="eastAsia"/>
          <w:highlight w:val="yellow"/>
        </w:rPr>
        <w:t>服务端，由</w:t>
      </w:r>
      <w:r w:rsidR="00AC3D3E">
        <w:rPr>
          <w:rFonts w:hint="eastAsia"/>
          <w:highlight w:val="yellow"/>
        </w:rPr>
        <w:t>app</w:t>
      </w:r>
      <w:r w:rsidR="00AC3D3E">
        <w:rPr>
          <w:rFonts w:hint="eastAsia"/>
          <w:highlight w:val="yellow"/>
        </w:rPr>
        <w:t>端</w:t>
      </w:r>
      <w:r w:rsidR="00A31530">
        <w:rPr>
          <w:rFonts w:hint="eastAsia"/>
          <w:highlight w:val="yellow"/>
        </w:rPr>
        <w:t>根据理财产品名称</w:t>
      </w:r>
      <w:r w:rsidRPr="007442FA">
        <w:rPr>
          <w:rFonts w:hint="eastAsia"/>
          <w:highlight w:val="yellow"/>
        </w:rPr>
        <w:t>调取</w:t>
      </w:r>
      <w:r w:rsidR="00A31530">
        <w:rPr>
          <w:rFonts w:hint="eastAsia"/>
          <w:highlight w:val="yellow"/>
        </w:rPr>
        <w:t>相对</w:t>
      </w:r>
      <w:r w:rsidR="00AE780E">
        <w:rPr>
          <w:rFonts w:hint="eastAsia"/>
          <w:highlight w:val="yellow"/>
        </w:rPr>
        <w:t>应</w:t>
      </w:r>
      <w:r w:rsidR="00A31530">
        <w:rPr>
          <w:rFonts w:hint="eastAsia"/>
          <w:highlight w:val="yellow"/>
        </w:rPr>
        <w:t>的理财产品协议书</w:t>
      </w:r>
      <w:r w:rsidRPr="007442FA">
        <w:rPr>
          <w:rFonts w:hint="eastAsia"/>
          <w:highlight w:val="yellow"/>
        </w:rPr>
        <w:t>。</w:t>
      </w:r>
    </w:p>
    <w:p w14:paraId="16FD5245" w14:textId="77777777" w:rsidR="00E62CD4" w:rsidRPr="00B11522" w:rsidRDefault="00E62CD4" w:rsidP="00E62CD4">
      <w:pPr>
        <w:pStyle w:val="a3"/>
        <w:ind w:left="426" w:firstLineChars="0" w:firstLine="0"/>
        <w:jc w:val="left"/>
        <w:rPr>
          <w:szCs w:val="21"/>
        </w:rPr>
      </w:pPr>
      <w:r w:rsidRPr="00B11522">
        <w:rPr>
          <w:rFonts w:hint="eastAsia"/>
          <w:szCs w:val="21"/>
        </w:rPr>
        <w:t>流程如下所示：</w:t>
      </w:r>
    </w:p>
    <w:p w14:paraId="0F49E0E9" w14:textId="77777777" w:rsidR="00776EF3" w:rsidRDefault="00D1216A" w:rsidP="00E72F5E">
      <w:pPr>
        <w:pStyle w:val="a3"/>
        <w:ind w:left="426" w:firstLineChars="0" w:firstLine="0"/>
        <w:jc w:val="left"/>
        <w:rPr>
          <w:sz w:val="24"/>
          <w:szCs w:val="24"/>
        </w:rPr>
      </w:pPr>
      <w:r>
        <w:object w:dxaOrig="7622" w:dyaOrig="18056" w14:anchorId="0982E3CE">
          <v:shape id="_x0000_i1029" type="#_x0000_t75" style="width:294pt;height:697.5pt" o:ole="">
            <v:imagedata r:id="rId19" o:title=""/>
          </v:shape>
          <o:OLEObject Type="Embed" ProgID="Visio.Drawing.11" ShapeID="_x0000_i1029" DrawAspect="Content" ObjectID="_1663827375" r:id="rId20"/>
        </w:object>
      </w:r>
    </w:p>
    <w:p w14:paraId="2045F4D5" w14:textId="77777777" w:rsidR="00DE3C4C" w:rsidRPr="00094CAB" w:rsidRDefault="00933718" w:rsidP="00CD1B4D">
      <w:pPr>
        <w:pStyle w:val="2"/>
        <w:numPr>
          <w:ilvl w:val="0"/>
          <w:numId w:val="7"/>
        </w:numPr>
      </w:pPr>
      <w:r w:rsidRPr="00094CAB">
        <w:rPr>
          <w:rFonts w:hint="eastAsia"/>
        </w:rPr>
        <w:lastRenderedPageBreak/>
        <w:t>理财</w:t>
      </w:r>
      <w:r w:rsidR="00DE3C4C" w:rsidRPr="00094CAB">
        <w:rPr>
          <w:rFonts w:hint="eastAsia"/>
        </w:rPr>
        <w:t>赎回</w:t>
      </w:r>
      <w:r w:rsidR="000229EA">
        <w:rPr>
          <w:rFonts w:hint="eastAsia"/>
        </w:rPr>
        <w:t>（待定）</w:t>
      </w:r>
    </w:p>
    <w:p w14:paraId="36CE4CF9" w14:textId="77777777" w:rsidR="00E62CD4" w:rsidRPr="00B11522" w:rsidRDefault="00E62CD4" w:rsidP="00E62CD4">
      <w:pPr>
        <w:pStyle w:val="a3"/>
        <w:ind w:left="426" w:firstLineChars="0" w:firstLine="0"/>
        <w:jc w:val="left"/>
        <w:rPr>
          <w:b/>
          <w:szCs w:val="21"/>
        </w:rPr>
      </w:pPr>
      <w:r w:rsidRPr="00B11522">
        <w:rPr>
          <w:rFonts w:hint="eastAsia"/>
          <w:szCs w:val="21"/>
        </w:rPr>
        <w:t>流程如下所示：</w:t>
      </w:r>
    </w:p>
    <w:p w14:paraId="236BABC6" w14:textId="77777777" w:rsidR="00C3261C" w:rsidRDefault="00E62CD4" w:rsidP="00E62CD4">
      <w:pPr>
        <w:pStyle w:val="a3"/>
        <w:ind w:left="426" w:firstLineChars="0" w:firstLine="0"/>
        <w:jc w:val="center"/>
      </w:pPr>
      <w:r>
        <w:object w:dxaOrig="2758" w:dyaOrig="7029" w14:anchorId="7D6A0F4D">
          <v:shape id="_x0000_i1030" type="#_x0000_t75" style="width:137.25pt;height:352.5pt" o:ole="">
            <v:imagedata r:id="rId21" o:title=""/>
          </v:shape>
          <o:OLEObject Type="Embed" ProgID="Visio.Drawing.11" ShapeID="_x0000_i1030" DrawAspect="Content" ObjectID="_1663827376" r:id="rId22"/>
        </w:object>
      </w:r>
    </w:p>
    <w:p w14:paraId="74A9910F" w14:textId="77777777" w:rsidR="0090707C" w:rsidRDefault="0090707C" w:rsidP="0090707C">
      <w:pPr>
        <w:pStyle w:val="2"/>
        <w:numPr>
          <w:ilvl w:val="0"/>
          <w:numId w:val="7"/>
        </w:numPr>
      </w:pPr>
      <w:r>
        <w:rPr>
          <w:rFonts w:hint="eastAsia"/>
        </w:rPr>
        <w:t>银行卡解绑</w:t>
      </w:r>
      <w:r w:rsidR="00E452C3">
        <w:rPr>
          <w:rFonts w:hint="eastAsia"/>
        </w:rPr>
        <w:t>（待定）</w:t>
      </w:r>
    </w:p>
    <w:p w14:paraId="282EED41" w14:textId="77777777" w:rsidR="00E452C3" w:rsidRDefault="00185E76" w:rsidP="008F166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因省联社未提供解绑卡接口，</w:t>
      </w:r>
      <w:r>
        <w:rPr>
          <w:rFonts w:hint="eastAsia"/>
        </w:rPr>
        <w:t>app</w:t>
      </w:r>
      <w:r>
        <w:rPr>
          <w:rFonts w:hint="eastAsia"/>
        </w:rPr>
        <w:t>的解绑卡功能待定。</w:t>
      </w:r>
    </w:p>
    <w:p w14:paraId="2B509362" w14:textId="77777777" w:rsidR="008F1660" w:rsidRPr="00E452C3" w:rsidRDefault="008F1660" w:rsidP="008F1660">
      <w:pPr>
        <w:pStyle w:val="a3"/>
        <w:numPr>
          <w:ilvl w:val="0"/>
          <w:numId w:val="14"/>
        </w:numPr>
        <w:ind w:firstLineChars="0"/>
      </w:pPr>
    </w:p>
    <w:p w14:paraId="4D32D5FE" w14:textId="77777777" w:rsidR="00B743B7" w:rsidRPr="00B743B7" w:rsidRDefault="00B743B7" w:rsidP="00B743B7">
      <w:r>
        <w:rPr>
          <w:rFonts w:hint="eastAsia"/>
        </w:rPr>
        <w:t>处理流程如下所示：</w:t>
      </w:r>
    </w:p>
    <w:p w14:paraId="32483E60" w14:textId="77777777" w:rsidR="0090707C" w:rsidRDefault="00675DE0" w:rsidP="00E62CD4">
      <w:pPr>
        <w:pStyle w:val="a3"/>
        <w:ind w:left="426" w:firstLineChars="0" w:firstLine="0"/>
        <w:jc w:val="center"/>
        <w:rPr>
          <w:sz w:val="24"/>
          <w:szCs w:val="24"/>
        </w:rPr>
      </w:pPr>
      <w:r>
        <w:object w:dxaOrig="4372" w:dyaOrig="12557" w14:anchorId="68DA0963">
          <v:shape id="_x0000_i1031" type="#_x0000_t75" style="width:218.25pt;height:627.75pt" o:ole="">
            <v:imagedata r:id="rId23" o:title=""/>
          </v:shape>
          <o:OLEObject Type="Embed" ProgID="Visio.Drawing.11" ShapeID="_x0000_i1031" DrawAspect="Content" ObjectID="_1663827377" r:id="rId24"/>
        </w:object>
      </w:r>
    </w:p>
    <w:p w14:paraId="188DBF32" w14:textId="77777777" w:rsidR="00C867FD" w:rsidRDefault="00FB548F" w:rsidP="00CD1B4D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交易明细</w:t>
      </w:r>
      <w:r w:rsidR="00FA0E0D">
        <w:rPr>
          <w:rFonts w:hint="eastAsia"/>
        </w:rPr>
        <w:t>查询</w:t>
      </w:r>
    </w:p>
    <w:p w14:paraId="10EC9E3C" w14:textId="77777777" w:rsidR="00A1115F" w:rsidRDefault="00A1115F" w:rsidP="00A1115F">
      <w:r>
        <w:rPr>
          <w:rFonts w:hint="eastAsia"/>
        </w:rPr>
        <w:t>交易流程如下所示：</w:t>
      </w:r>
    </w:p>
    <w:p w14:paraId="607F18B2" w14:textId="77777777" w:rsidR="00A1115F" w:rsidRPr="00A1115F" w:rsidRDefault="00FA0E0D" w:rsidP="00A1115F">
      <w:pPr>
        <w:jc w:val="center"/>
      </w:pPr>
      <w:r>
        <w:object w:dxaOrig="2364" w:dyaOrig="6661" w14:anchorId="0FA70418">
          <v:shape id="_x0000_i1032" type="#_x0000_t75" style="width:118.5pt;height:333pt" o:ole="">
            <v:imagedata r:id="rId25" o:title=""/>
          </v:shape>
          <o:OLEObject Type="Embed" ProgID="Visio.Drawing.11" ShapeID="_x0000_i1032" DrawAspect="Content" ObjectID="_1663827378" r:id="rId26"/>
        </w:object>
      </w:r>
    </w:p>
    <w:p w14:paraId="06E347A6" w14:textId="77777777" w:rsidR="00664E55" w:rsidRDefault="00664E55" w:rsidP="00CD1B4D">
      <w:pPr>
        <w:pStyle w:val="2"/>
        <w:numPr>
          <w:ilvl w:val="0"/>
          <w:numId w:val="7"/>
        </w:numPr>
      </w:pPr>
      <w:r>
        <w:rPr>
          <w:rFonts w:hint="eastAsia"/>
        </w:rPr>
        <w:t>修改登录密码</w:t>
      </w:r>
    </w:p>
    <w:p w14:paraId="58405CC2" w14:textId="77777777" w:rsidR="00B55BB5" w:rsidRDefault="006E687F" w:rsidP="00B55BB5">
      <w:r>
        <w:rPr>
          <w:rFonts w:hint="eastAsia"/>
        </w:rPr>
        <w:t>交易流程如下所示：</w:t>
      </w:r>
    </w:p>
    <w:p w14:paraId="383353D2" w14:textId="77777777" w:rsidR="000C4D07" w:rsidRDefault="002052F0" w:rsidP="000C4D07">
      <w:pPr>
        <w:jc w:val="center"/>
      </w:pPr>
      <w:r>
        <w:object w:dxaOrig="3538" w:dyaOrig="10147" w14:anchorId="1554BA21">
          <v:shape id="_x0000_i1033" type="#_x0000_t75" style="width:177pt;height:507pt" o:ole="">
            <v:imagedata r:id="rId27" o:title=""/>
          </v:shape>
          <o:OLEObject Type="Embed" ProgID="Visio.Drawing.11" ShapeID="_x0000_i1033" DrawAspect="Content" ObjectID="_1663827379" r:id="rId28"/>
        </w:object>
      </w:r>
    </w:p>
    <w:p w14:paraId="242374DC" w14:textId="77777777" w:rsidR="00413696" w:rsidRDefault="00413696" w:rsidP="00CD1B4D">
      <w:pPr>
        <w:pStyle w:val="2"/>
        <w:numPr>
          <w:ilvl w:val="0"/>
          <w:numId w:val="7"/>
        </w:numPr>
      </w:pPr>
      <w:r>
        <w:rPr>
          <w:rFonts w:hint="eastAsia"/>
        </w:rPr>
        <w:t>重置登录</w:t>
      </w:r>
      <w:r w:rsidRPr="00094CAB">
        <w:rPr>
          <w:rFonts w:hint="eastAsia"/>
        </w:rPr>
        <w:t>密码</w:t>
      </w:r>
    </w:p>
    <w:p w14:paraId="7F46E007" w14:textId="77777777" w:rsidR="00F17E3C" w:rsidRDefault="00F17E3C" w:rsidP="00F17E3C">
      <w:pPr>
        <w:pStyle w:val="a3"/>
        <w:ind w:left="1145" w:firstLineChars="0" w:firstLine="0"/>
      </w:pPr>
      <w:r>
        <w:rPr>
          <w:rFonts w:hint="eastAsia"/>
        </w:rPr>
        <w:t>交易流程如下所示：</w:t>
      </w:r>
    </w:p>
    <w:p w14:paraId="5D0D7104" w14:textId="77777777" w:rsidR="00343073" w:rsidRDefault="009117DB" w:rsidP="00F17E3C">
      <w:pPr>
        <w:pStyle w:val="a3"/>
        <w:ind w:left="1145" w:firstLineChars="0" w:firstLine="0"/>
      </w:pPr>
      <w:r>
        <w:object w:dxaOrig="3467" w:dyaOrig="10700" w14:anchorId="6E753A4F">
          <v:shape id="_x0000_i1034" type="#_x0000_t75" style="width:173.25pt;height:535.5pt" o:ole="">
            <v:imagedata r:id="rId29" o:title=""/>
          </v:shape>
          <o:OLEObject Type="Embed" ProgID="Visio.Drawing.11" ShapeID="_x0000_i1034" DrawAspect="Content" ObjectID="_1663827380" r:id="rId30"/>
        </w:object>
      </w:r>
    </w:p>
    <w:p w14:paraId="67B585AF" w14:textId="77777777" w:rsidR="00ED2B1C" w:rsidRPr="00ED2B1C" w:rsidRDefault="00ED2B1C" w:rsidP="00ED2B1C"/>
    <w:p w14:paraId="39D6859B" w14:textId="77777777" w:rsidR="00C867FD" w:rsidRDefault="000A31B0" w:rsidP="00CD1B4D">
      <w:pPr>
        <w:pStyle w:val="2"/>
        <w:numPr>
          <w:ilvl w:val="0"/>
          <w:numId w:val="7"/>
        </w:numPr>
      </w:pPr>
      <w:r w:rsidRPr="00094CAB">
        <w:rPr>
          <w:rFonts w:hint="eastAsia"/>
        </w:rPr>
        <w:t>修改</w:t>
      </w:r>
      <w:r w:rsidR="005F440C">
        <w:rPr>
          <w:rFonts w:hint="eastAsia"/>
        </w:rPr>
        <w:t>交易</w:t>
      </w:r>
      <w:r w:rsidRPr="00094CAB">
        <w:rPr>
          <w:rFonts w:hint="eastAsia"/>
        </w:rPr>
        <w:t>密码</w:t>
      </w:r>
    </w:p>
    <w:p w14:paraId="75D06EE3" w14:textId="77777777" w:rsidR="00A60042" w:rsidRPr="00A60042" w:rsidRDefault="00A60042" w:rsidP="00A60042">
      <w:r>
        <w:rPr>
          <w:rFonts w:hint="eastAsia"/>
        </w:rPr>
        <w:t>交易流程如下所示：</w:t>
      </w:r>
    </w:p>
    <w:p w14:paraId="583AE3AA" w14:textId="77777777" w:rsidR="00EB5B68" w:rsidRDefault="00847819" w:rsidP="00187E85">
      <w:pPr>
        <w:ind w:firstLine="420"/>
        <w:jc w:val="center"/>
      </w:pPr>
      <w:r>
        <w:object w:dxaOrig="3326" w:dyaOrig="10005" w14:anchorId="224ADCFD">
          <v:shape id="_x0000_i1035" type="#_x0000_t75" style="width:166.5pt;height:499.5pt" o:ole="">
            <v:imagedata r:id="rId31" o:title=""/>
          </v:shape>
          <o:OLEObject Type="Embed" ProgID="Visio.Drawing.11" ShapeID="_x0000_i1035" DrawAspect="Content" ObjectID="_1663827381" r:id="rId32"/>
        </w:object>
      </w:r>
    </w:p>
    <w:p w14:paraId="663CCB7E" w14:textId="77777777" w:rsidR="00FC7CE5" w:rsidRDefault="007B4447" w:rsidP="00FC7CE5">
      <w:pPr>
        <w:pStyle w:val="2"/>
        <w:numPr>
          <w:ilvl w:val="0"/>
          <w:numId w:val="7"/>
        </w:numPr>
      </w:pPr>
      <w:r>
        <w:rPr>
          <w:rFonts w:hint="eastAsia"/>
        </w:rPr>
        <w:t>重置</w:t>
      </w:r>
      <w:r w:rsidR="00FC7CE5">
        <w:rPr>
          <w:rFonts w:hint="eastAsia"/>
        </w:rPr>
        <w:t>交易</w:t>
      </w:r>
      <w:r w:rsidR="00FC7CE5" w:rsidRPr="00094CAB">
        <w:rPr>
          <w:rFonts w:hint="eastAsia"/>
        </w:rPr>
        <w:t>密码</w:t>
      </w:r>
    </w:p>
    <w:p w14:paraId="45579FB4" w14:textId="77777777" w:rsidR="00FC7CE5" w:rsidRPr="00A60042" w:rsidRDefault="00FC7CE5" w:rsidP="00FC7CE5">
      <w:r>
        <w:rPr>
          <w:rFonts w:hint="eastAsia"/>
        </w:rPr>
        <w:t>交易流程如下所示：</w:t>
      </w:r>
    </w:p>
    <w:p w14:paraId="4D968AB1" w14:textId="77777777" w:rsidR="00FC7CE5" w:rsidRPr="00EB5B68" w:rsidRDefault="001B63F9" w:rsidP="0019794A">
      <w:pPr>
        <w:jc w:val="center"/>
      </w:pPr>
      <w:r>
        <w:object w:dxaOrig="3059" w:dyaOrig="9439" w14:anchorId="2D0CAC27">
          <v:shape id="_x0000_i1036" type="#_x0000_t75" style="width:153pt;height:471.75pt" o:ole="">
            <v:imagedata r:id="rId33" o:title=""/>
          </v:shape>
          <o:OLEObject Type="Embed" ProgID="Visio.Drawing.11" ShapeID="_x0000_i1036" DrawAspect="Content" ObjectID="_1663827382" r:id="rId34"/>
        </w:object>
      </w:r>
    </w:p>
    <w:p w14:paraId="23537B06" w14:textId="77777777" w:rsidR="007D460C" w:rsidRDefault="00BA6E6C" w:rsidP="0098174B">
      <w:pPr>
        <w:pStyle w:val="2"/>
        <w:numPr>
          <w:ilvl w:val="0"/>
          <w:numId w:val="7"/>
        </w:numPr>
      </w:pPr>
      <w:r>
        <w:rPr>
          <w:rFonts w:hint="eastAsia"/>
        </w:rPr>
        <w:t>我的资产查询</w:t>
      </w:r>
    </w:p>
    <w:p w14:paraId="54A35D09" w14:textId="77777777" w:rsidR="007D460C" w:rsidRDefault="007D460C" w:rsidP="007D460C">
      <w:r>
        <w:rPr>
          <w:rFonts w:hint="eastAsia"/>
        </w:rPr>
        <w:t>交易流程如下所示：</w:t>
      </w:r>
    </w:p>
    <w:p w14:paraId="1A350387" w14:textId="77777777" w:rsidR="00996DF6" w:rsidRDefault="00554D88" w:rsidP="00845137">
      <w:pPr>
        <w:jc w:val="center"/>
      </w:pPr>
      <w:r>
        <w:object w:dxaOrig="2919" w:dyaOrig="7681" w14:anchorId="5A3530A1">
          <v:shape id="_x0000_i1037" type="#_x0000_t75" style="width:145.5pt;height:384pt" o:ole="">
            <v:imagedata r:id="rId35" o:title=""/>
          </v:shape>
          <o:OLEObject Type="Embed" ProgID="Visio.Drawing.11" ShapeID="_x0000_i1037" DrawAspect="Content" ObjectID="_1663827383" r:id="rId36"/>
        </w:object>
      </w:r>
    </w:p>
    <w:p w14:paraId="7ED52309" w14:textId="77777777" w:rsidR="00675CD2" w:rsidRDefault="00960156" w:rsidP="00C2681D">
      <w:pPr>
        <w:pStyle w:val="2"/>
        <w:numPr>
          <w:ilvl w:val="0"/>
          <w:numId w:val="7"/>
        </w:numPr>
      </w:pPr>
      <w:r>
        <w:rPr>
          <w:rFonts w:hint="eastAsia"/>
        </w:rPr>
        <w:t>追加购买</w:t>
      </w:r>
      <w:r w:rsidR="00675CD2">
        <w:rPr>
          <w:rFonts w:hint="eastAsia"/>
        </w:rPr>
        <w:t>理财</w:t>
      </w:r>
    </w:p>
    <w:p w14:paraId="51AE1E08" w14:textId="77777777" w:rsidR="00675CD2" w:rsidRDefault="00DC6F51" w:rsidP="0052607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定期理财：在预售期可以追加购买。</w:t>
      </w:r>
    </w:p>
    <w:p w14:paraId="1FC30C39" w14:textId="77777777" w:rsidR="00AA5B9A" w:rsidRDefault="00CD0969" w:rsidP="00675CD2">
      <w:r>
        <w:rPr>
          <w:rFonts w:hint="eastAsia"/>
          <w:noProof/>
        </w:rPr>
        <w:lastRenderedPageBreak/>
        <w:drawing>
          <wp:inline distT="0" distB="0" distL="0" distR="0" wp14:anchorId="45976FDF" wp14:editId="5DABA09E">
            <wp:extent cx="2472690" cy="341884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AF17" w14:textId="77777777" w:rsidR="002406D2" w:rsidRDefault="003F3B7E" w:rsidP="00675CD2">
      <w:r>
        <w:rPr>
          <w:rFonts w:hint="eastAsia"/>
        </w:rPr>
        <w:t>2</w:t>
      </w:r>
      <w:r>
        <w:rPr>
          <w:rFonts w:hint="eastAsia"/>
        </w:rPr>
        <w:t>、</w:t>
      </w:r>
      <w:r w:rsidR="009442E8">
        <w:rPr>
          <w:rFonts w:hint="eastAsia"/>
        </w:rPr>
        <w:t>交易流程如下所示：</w:t>
      </w:r>
    </w:p>
    <w:p w14:paraId="0021CAAB" w14:textId="77777777" w:rsidR="00753B90" w:rsidRDefault="008B10DF" w:rsidP="002D4D41">
      <w:pPr>
        <w:jc w:val="center"/>
      </w:pPr>
      <w:r>
        <w:object w:dxaOrig="3037" w:dyaOrig="12982" w14:anchorId="1C3DA8BD">
          <v:shape id="_x0000_i1038" type="#_x0000_t75" style="width:152.25pt;height:648.75pt" o:ole="">
            <v:imagedata r:id="rId38" o:title=""/>
          </v:shape>
          <o:OLEObject Type="Embed" ProgID="Visio.Drawing.11" ShapeID="_x0000_i1038" DrawAspect="Content" ObjectID="_1663827384" r:id="rId39"/>
        </w:object>
      </w:r>
    </w:p>
    <w:p w14:paraId="2B68B646" w14:textId="77777777" w:rsidR="00C25E17" w:rsidRDefault="00E47874" w:rsidP="00C25E17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综合理财（</w:t>
      </w:r>
      <w:r w:rsidR="00DC6F51">
        <w:rPr>
          <w:rFonts w:hint="eastAsia"/>
        </w:rPr>
        <w:t>定期理财</w:t>
      </w:r>
      <w:r w:rsidR="00DC6F51">
        <w:rPr>
          <w:rFonts w:hint="eastAsia"/>
        </w:rPr>
        <w:t>+</w:t>
      </w:r>
      <w:r w:rsidR="00DC6F51">
        <w:rPr>
          <w:rFonts w:hint="eastAsia"/>
        </w:rPr>
        <w:t>定期存款</w:t>
      </w:r>
      <w:r>
        <w:rPr>
          <w:rFonts w:hint="eastAsia"/>
        </w:rPr>
        <w:t>）</w:t>
      </w:r>
    </w:p>
    <w:p w14:paraId="6B255F17" w14:textId="77777777" w:rsidR="00897E0D" w:rsidRPr="00897E0D" w:rsidRDefault="00E208BF" w:rsidP="00897E0D">
      <w:r>
        <w:rPr>
          <w:rFonts w:hint="eastAsia"/>
        </w:rPr>
        <w:t>1</w:t>
      </w:r>
      <w:r>
        <w:rPr>
          <w:rFonts w:hint="eastAsia"/>
        </w:rPr>
        <w:t>、</w:t>
      </w:r>
      <w:r w:rsidR="00897E0D">
        <w:rPr>
          <w:rFonts w:hint="eastAsia"/>
        </w:rPr>
        <w:t>定期理财和定期存款的综合理财产品，定期理财金额和存款金额配比</w:t>
      </w:r>
      <w:r w:rsidR="00897E0D">
        <w:rPr>
          <w:rFonts w:hint="eastAsia"/>
        </w:rPr>
        <w:t>1:1</w:t>
      </w:r>
      <w:r w:rsidR="00897E0D">
        <w:rPr>
          <w:rFonts w:hint="eastAsia"/>
        </w:rPr>
        <w:t>。</w:t>
      </w:r>
      <w:r w:rsidR="007D36AC">
        <w:rPr>
          <w:rFonts w:hint="eastAsia"/>
        </w:rPr>
        <w:t>其中的</w:t>
      </w:r>
      <w:r w:rsidR="00897E0D">
        <w:rPr>
          <w:rFonts w:hint="eastAsia"/>
        </w:rPr>
        <w:t>定期理财</w:t>
      </w:r>
      <w:r w:rsidR="00E771E8">
        <w:rPr>
          <w:rFonts w:hint="eastAsia"/>
        </w:rPr>
        <w:t>金额到期兑付</w:t>
      </w:r>
      <w:r w:rsidR="006D4F1D">
        <w:rPr>
          <w:rFonts w:hint="eastAsia"/>
        </w:rPr>
        <w:t>；</w:t>
      </w:r>
      <w:r w:rsidR="007D36AC">
        <w:rPr>
          <w:rFonts w:hint="eastAsia"/>
        </w:rPr>
        <w:t>其中的</w:t>
      </w:r>
      <w:r w:rsidR="00774574">
        <w:rPr>
          <w:rFonts w:hint="eastAsia"/>
        </w:rPr>
        <w:t>存款金额，</w:t>
      </w:r>
      <w:r w:rsidR="00E771E8">
        <w:rPr>
          <w:rFonts w:hint="eastAsia"/>
        </w:rPr>
        <w:t>期限超过存期的一半后，允许</w:t>
      </w:r>
      <w:r w:rsidR="008E5317">
        <w:rPr>
          <w:rFonts w:hint="eastAsia"/>
        </w:rPr>
        <w:t>提前</w:t>
      </w:r>
      <w:r w:rsidR="00E771E8">
        <w:rPr>
          <w:rFonts w:hint="eastAsia"/>
        </w:rPr>
        <w:t>支取</w:t>
      </w:r>
      <w:r w:rsidR="006D4F1D">
        <w:rPr>
          <w:rFonts w:hint="eastAsia"/>
        </w:rPr>
        <w:t>，如果未提前支取，</w:t>
      </w:r>
      <w:r w:rsidR="00E771E8">
        <w:rPr>
          <w:rFonts w:hint="eastAsia"/>
        </w:rPr>
        <w:t>到期后自动兑付。</w:t>
      </w:r>
    </w:p>
    <w:p w14:paraId="13BDDE68" w14:textId="77777777" w:rsidR="00DC6F51" w:rsidRDefault="00DC6F51" w:rsidP="00C25E17">
      <w:pPr>
        <w:pStyle w:val="a3"/>
        <w:ind w:left="360" w:firstLineChars="0" w:firstLine="0"/>
      </w:pPr>
    </w:p>
    <w:p w14:paraId="760A08BB" w14:textId="77777777" w:rsidR="00075C9F" w:rsidRDefault="009A6A2E" w:rsidP="00675CD2">
      <w:r>
        <w:rPr>
          <w:rFonts w:hint="eastAsia"/>
          <w:noProof/>
        </w:rPr>
        <w:drawing>
          <wp:inline distT="0" distB="0" distL="0" distR="0" wp14:anchorId="047F1E40" wp14:editId="1BB82A96">
            <wp:extent cx="2266950" cy="2771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DCAD" w14:textId="77777777" w:rsidR="00960156" w:rsidRDefault="00E208BF" w:rsidP="00675CD2">
      <w:r>
        <w:rPr>
          <w:rFonts w:hint="eastAsia"/>
        </w:rPr>
        <w:t>2</w:t>
      </w:r>
      <w:r>
        <w:rPr>
          <w:rFonts w:hint="eastAsia"/>
        </w:rPr>
        <w:t>、</w:t>
      </w:r>
      <w:r w:rsidR="00C25E17">
        <w:rPr>
          <w:rFonts w:hint="eastAsia"/>
        </w:rPr>
        <w:t>购买</w:t>
      </w:r>
      <w:r w:rsidR="00851988">
        <w:rPr>
          <w:rFonts w:hint="eastAsia"/>
        </w:rPr>
        <w:t>交易流程</w:t>
      </w:r>
      <w:r>
        <w:rPr>
          <w:rFonts w:hint="eastAsia"/>
        </w:rPr>
        <w:t>同理财购买交易流程。</w:t>
      </w:r>
    </w:p>
    <w:p w14:paraId="1B07C4AC" w14:textId="77777777" w:rsidR="00851988" w:rsidRDefault="006E495E" w:rsidP="00675CD2">
      <w:r>
        <w:rPr>
          <w:rFonts w:hint="eastAsia"/>
        </w:rPr>
        <w:t>3</w:t>
      </w:r>
      <w:r>
        <w:rPr>
          <w:rFonts w:hint="eastAsia"/>
        </w:rPr>
        <w:t>、综合理财的存款提前支取</w:t>
      </w:r>
    </w:p>
    <w:p w14:paraId="1410BCA6" w14:textId="77777777" w:rsidR="006E495E" w:rsidRDefault="006E495E" w:rsidP="00675CD2">
      <w:r>
        <w:rPr>
          <w:rFonts w:hint="eastAsia"/>
        </w:rPr>
        <w:t>期限超过存期的一半后，允许提前支取。</w:t>
      </w:r>
    </w:p>
    <w:p w14:paraId="6121EEB1" w14:textId="77777777" w:rsidR="006E495E" w:rsidRDefault="006E495E" w:rsidP="00675CD2">
      <w:r>
        <w:rPr>
          <w:rFonts w:hint="eastAsia"/>
        </w:rPr>
        <w:t>交易流程如下所示：</w:t>
      </w:r>
    </w:p>
    <w:p w14:paraId="6DCED397" w14:textId="77777777" w:rsidR="006E495E" w:rsidRPr="006E495E" w:rsidRDefault="000C1670" w:rsidP="00C81180">
      <w:pPr>
        <w:jc w:val="center"/>
      </w:pPr>
      <w:r>
        <w:object w:dxaOrig="2470" w:dyaOrig="10686" w14:anchorId="03466BDA">
          <v:shape id="_x0000_i1039" type="#_x0000_t75" style="width:123.75pt;height:534pt" o:ole="">
            <v:imagedata r:id="rId41" o:title=""/>
          </v:shape>
          <o:OLEObject Type="Embed" ProgID="Visio.Drawing.11" ShapeID="_x0000_i1039" DrawAspect="Content" ObjectID="_1663827385" r:id="rId42"/>
        </w:object>
      </w:r>
    </w:p>
    <w:p w14:paraId="32983926" w14:textId="77777777" w:rsidR="00C22134" w:rsidRPr="00C25E17" w:rsidRDefault="00C22134" w:rsidP="00675CD2"/>
    <w:p w14:paraId="14D532DC" w14:textId="77777777" w:rsidR="001844D4" w:rsidRDefault="00DC6F51" w:rsidP="00D23573">
      <w:pPr>
        <w:pStyle w:val="2"/>
        <w:numPr>
          <w:ilvl w:val="0"/>
          <w:numId w:val="7"/>
        </w:numPr>
      </w:pPr>
      <w:r>
        <w:rPr>
          <w:rFonts w:hint="eastAsia"/>
        </w:rPr>
        <w:t>活期理财</w:t>
      </w:r>
      <w:r w:rsidR="005D0F84">
        <w:rPr>
          <w:rFonts w:hint="eastAsia"/>
        </w:rPr>
        <w:t>（待定）</w:t>
      </w:r>
    </w:p>
    <w:p w14:paraId="520CE369" w14:textId="77777777" w:rsidR="00DC6F51" w:rsidRDefault="00DC6F51" w:rsidP="001844D4">
      <w:pPr>
        <w:pStyle w:val="a3"/>
        <w:ind w:left="360" w:firstLineChars="0" w:firstLine="0"/>
      </w:pPr>
      <w:r>
        <w:rPr>
          <w:rFonts w:hint="eastAsia"/>
        </w:rPr>
        <w:t>可以追加购买和赎回。</w:t>
      </w:r>
    </w:p>
    <w:p w14:paraId="537D038B" w14:textId="77777777" w:rsidR="000B1017" w:rsidRDefault="000B1017" w:rsidP="001844D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FA435E1" wp14:editId="19B3CE9C">
            <wp:extent cx="2584450" cy="338709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C183" w14:textId="77777777" w:rsidR="0027337E" w:rsidRDefault="00F01E26" w:rsidP="0027337E">
      <w:pPr>
        <w:pStyle w:val="2"/>
        <w:numPr>
          <w:ilvl w:val="0"/>
          <w:numId w:val="7"/>
        </w:numPr>
      </w:pPr>
      <w:r>
        <w:rPr>
          <w:rFonts w:hint="eastAsia"/>
        </w:rPr>
        <w:t>用户已购买理财列表查询</w:t>
      </w:r>
    </w:p>
    <w:p w14:paraId="0AF5AC83" w14:textId="77777777" w:rsidR="00F01E26" w:rsidRDefault="00A4637C" w:rsidP="00F01E26">
      <w:r>
        <w:rPr>
          <w:rFonts w:hint="eastAsia"/>
        </w:rPr>
        <w:t>交易流程如下所示：</w:t>
      </w:r>
    </w:p>
    <w:p w14:paraId="0DE7E30D" w14:textId="77777777" w:rsidR="00AB0174" w:rsidRPr="00F01E26" w:rsidRDefault="00AB0174" w:rsidP="001E76DF">
      <w:pPr>
        <w:jc w:val="center"/>
      </w:pPr>
      <w:r>
        <w:object w:dxaOrig="2919" w:dyaOrig="5980" w14:anchorId="220A074C">
          <v:shape id="_x0000_i1040" type="#_x0000_t75" style="width:145.75pt;height:298.95pt" o:ole="">
            <v:imagedata r:id="rId44" o:title=""/>
          </v:shape>
          <o:OLEObject Type="Embed" ProgID="Visio.Drawing.11" ShapeID="_x0000_i1040" DrawAspect="Content" ObjectID="_1663827386" r:id="rId45"/>
        </w:object>
      </w:r>
    </w:p>
    <w:p w14:paraId="13FE2BD0" w14:textId="77777777" w:rsidR="00346CAD" w:rsidRPr="00DC6F51" w:rsidRDefault="00346CAD" w:rsidP="00675CD2"/>
    <w:p w14:paraId="18E385FC" w14:textId="77777777" w:rsidR="00AA175D" w:rsidRDefault="00AA175D" w:rsidP="00AA175D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存工资功能（</w:t>
      </w:r>
      <w:r>
        <w:rPr>
          <w:rFonts w:hint="eastAsia"/>
        </w:rPr>
        <w:t>2018/5/10</w:t>
      </w:r>
      <w:r>
        <w:rPr>
          <w:rFonts w:hint="eastAsia"/>
        </w:rPr>
        <w:t>）</w:t>
      </w:r>
    </w:p>
    <w:p w14:paraId="6B97C998" w14:textId="77777777" w:rsidR="00AA175D" w:rsidRDefault="00AA175D" w:rsidP="00AA175D">
      <w:r>
        <w:rPr>
          <w:rFonts w:hint="eastAsia"/>
        </w:rPr>
        <w:t>说明：</w:t>
      </w:r>
    </w:p>
    <w:p w14:paraId="391DBD23" w14:textId="77777777" w:rsidR="00AA175D" w:rsidRDefault="00AA175D" w:rsidP="00AA17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入口在“我的</w:t>
      </w:r>
      <w:r>
        <w:rPr>
          <w:rFonts w:hint="eastAsia"/>
        </w:rPr>
        <w:t>-</w:t>
      </w:r>
      <w:r>
        <w:rPr>
          <w:rFonts w:hint="eastAsia"/>
        </w:rPr>
        <w:t>存工资”。</w:t>
      </w:r>
    </w:p>
    <w:p w14:paraId="44EDB75D" w14:textId="77777777" w:rsidR="00AA175D" w:rsidRDefault="00AA175D" w:rsidP="00AA17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起存金额下限</w:t>
      </w:r>
      <w:r>
        <w:rPr>
          <w:rFonts w:hint="eastAsia"/>
        </w:rPr>
        <w:t>1000</w:t>
      </w:r>
      <w:r>
        <w:rPr>
          <w:rFonts w:hint="eastAsia"/>
        </w:rPr>
        <w:t>元，上限</w:t>
      </w:r>
      <w:r>
        <w:rPr>
          <w:rFonts w:hint="eastAsia"/>
        </w:rPr>
        <w:t>10000</w:t>
      </w:r>
      <w:r>
        <w:rPr>
          <w:rFonts w:hint="eastAsia"/>
        </w:rPr>
        <w:t>元。</w:t>
      </w:r>
    </w:p>
    <w:p w14:paraId="6EA047D8" w14:textId="77777777" w:rsidR="00AA175D" w:rsidRDefault="00AA175D" w:rsidP="00AA17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添加工资卡时，判断是否已绑银行卡，如未绑卡，则提示先绑卡，跳到绑卡界面，绑卡成功后，返回添加工资卡页面。</w:t>
      </w:r>
    </w:p>
    <w:p w14:paraId="15F11A3D" w14:textId="77777777" w:rsidR="00AA175D" w:rsidRDefault="00AA175D" w:rsidP="00AA17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支持增加多张工资卡。</w:t>
      </w:r>
    </w:p>
    <w:p w14:paraId="5D8857DF" w14:textId="77777777" w:rsidR="00AA175D" w:rsidRDefault="00AA175D" w:rsidP="00AA17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相应调整我的银行卡查询功能，支持绑定的银行卡显示和已添加的工资卡显示，并标示哪个是主卡，哪个是工资卡。</w:t>
      </w:r>
    </w:p>
    <w:p w14:paraId="529FEB50" w14:textId="77777777" w:rsidR="00AA175D" w:rsidRDefault="00AA175D" w:rsidP="00AA175D">
      <w:pPr>
        <w:pStyle w:val="a3"/>
        <w:numPr>
          <w:ilvl w:val="0"/>
          <w:numId w:val="19"/>
        </w:numPr>
        <w:ind w:firstLineChars="0"/>
      </w:pPr>
      <w:r w:rsidRPr="002369AF">
        <w:rPr>
          <w:rFonts w:hint="eastAsia"/>
        </w:rPr>
        <w:t>上月或本月扣划工资金额在</w:t>
      </w:r>
      <w:r w:rsidRPr="002369AF">
        <w:rPr>
          <w:rFonts w:hint="eastAsia"/>
        </w:rPr>
        <w:t>2000</w:t>
      </w:r>
      <w:r w:rsidRPr="002369AF">
        <w:rPr>
          <w:rFonts w:hint="eastAsia"/>
        </w:rPr>
        <w:t>元及以上的，允许购买特殊理财产品。购买</w:t>
      </w:r>
      <w:r>
        <w:rPr>
          <w:rFonts w:hint="eastAsia"/>
        </w:rPr>
        <w:t>该种</w:t>
      </w:r>
      <w:r w:rsidRPr="002369AF">
        <w:rPr>
          <w:rFonts w:hint="eastAsia"/>
        </w:rPr>
        <w:t>理财时，增加查询购买资格接口。</w:t>
      </w:r>
    </w:p>
    <w:p w14:paraId="5C134C14" w14:textId="77777777" w:rsidR="00AA175D" w:rsidRDefault="00AA175D" w:rsidP="00AA175D">
      <w:r>
        <w:rPr>
          <w:rFonts w:hint="eastAsia"/>
        </w:rPr>
        <w:t>交易流程如下所示：</w:t>
      </w:r>
    </w:p>
    <w:p w14:paraId="6B5A8A4F" w14:textId="77777777" w:rsidR="00C2681D" w:rsidRDefault="00D317A0" w:rsidP="00391781">
      <w:pPr>
        <w:jc w:val="center"/>
      </w:pPr>
      <w:r>
        <w:object w:dxaOrig="6317" w:dyaOrig="20976" w14:anchorId="75C6B32A">
          <v:shape id="_x0000_i1041" type="#_x0000_t75" style="width:210.25pt;height:697.55pt" o:ole="">
            <v:imagedata r:id="rId46" o:title=""/>
          </v:shape>
          <o:OLEObject Type="Embed" ProgID="Visio.Drawing.11" ShapeID="_x0000_i1041" DrawAspect="Content" ObjectID="_1663827387" r:id="rId47"/>
        </w:object>
      </w:r>
    </w:p>
    <w:p w14:paraId="0B78D9E2" w14:textId="77777777" w:rsidR="00975B9A" w:rsidRDefault="00553A6D" w:rsidP="00B36CF5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撤销已购理财交易</w:t>
      </w:r>
      <w:r w:rsidR="00975B9A">
        <w:rPr>
          <w:rFonts w:hint="eastAsia"/>
        </w:rPr>
        <w:t>（</w:t>
      </w:r>
      <w:r w:rsidR="00975B9A">
        <w:rPr>
          <w:rFonts w:hint="eastAsia"/>
        </w:rPr>
        <w:t>2018/5/1</w:t>
      </w:r>
      <w:r w:rsidR="00B36CF5">
        <w:rPr>
          <w:rFonts w:hint="eastAsia"/>
        </w:rPr>
        <w:t>5</w:t>
      </w:r>
      <w:r w:rsidR="00975B9A">
        <w:rPr>
          <w:rFonts w:hint="eastAsia"/>
        </w:rPr>
        <w:t>）</w:t>
      </w:r>
    </w:p>
    <w:p w14:paraId="364B7D35" w14:textId="77777777" w:rsidR="00553A6D" w:rsidRDefault="00553A6D" w:rsidP="00553A6D">
      <w:r>
        <w:rPr>
          <w:rFonts w:hint="eastAsia"/>
        </w:rPr>
        <w:t>说明：</w:t>
      </w:r>
    </w:p>
    <w:p w14:paraId="090F2662" w14:textId="77777777" w:rsidR="00975B9A" w:rsidRDefault="00CC1EF0" w:rsidP="001779D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对于客户已经购买，产品状态在“在售”的交易，允许撤销已购买的某笔交易。</w:t>
      </w:r>
    </w:p>
    <w:p w14:paraId="2540460F" w14:textId="77777777" w:rsidR="001C0795" w:rsidRDefault="001C0795" w:rsidP="00AA175D"/>
    <w:p w14:paraId="2DCC79BA" w14:textId="77777777" w:rsidR="00CC1EF0" w:rsidRDefault="001C0795" w:rsidP="00AA175D">
      <w:r>
        <w:rPr>
          <w:rFonts w:hint="eastAsia"/>
        </w:rPr>
        <w:t>交易流程如下所示：</w:t>
      </w:r>
    </w:p>
    <w:p w14:paraId="1866AAF7" w14:textId="77777777" w:rsidR="00D65130" w:rsidRDefault="00CB4A4F" w:rsidP="00AA175D">
      <w:ins w:id="0" w:author="wangsu" w:date="2018-05-15T17:52:00Z">
        <w:r>
          <w:object w:dxaOrig="4418" w:dyaOrig="11225" w14:anchorId="62D45A2D">
            <v:shape id="_x0000_i1042" type="#_x0000_t75" style="width:221.2pt;height:300.65pt" o:ole="">
              <v:imagedata r:id="rId48" o:title=""/>
            </v:shape>
            <o:OLEObject Type="Embed" ProgID="Visio.Drawing.11" ShapeID="_x0000_i1042" DrawAspect="Content" ObjectID="_1663827388" r:id="rId49"/>
          </w:object>
        </w:r>
      </w:ins>
    </w:p>
    <w:p w14:paraId="35B989C4" w14:textId="77777777" w:rsidR="00C13026" w:rsidRDefault="00C13026" w:rsidP="00AA175D"/>
    <w:p w14:paraId="29E6FB59" w14:textId="77777777" w:rsidR="00C13026" w:rsidRDefault="00C13026" w:rsidP="00C13026">
      <w:pPr>
        <w:pStyle w:val="2"/>
        <w:numPr>
          <w:ilvl w:val="0"/>
          <w:numId w:val="7"/>
        </w:numPr>
      </w:pPr>
      <w:r>
        <w:rPr>
          <w:rFonts w:hint="eastAsia"/>
        </w:rPr>
        <w:t>琨赢支付交易流程（</w:t>
      </w:r>
      <w:r>
        <w:rPr>
          <w:rFonts w:hint="eastAsia"/>
        </w:rPr>
        <w:t>2018/6/15</w:t>
      </w:r>
      <w:r>
        <w:rPr>
          <w:rFonts w:hint="eastAsia"/>
        </w:rPr>
        <w:t>）</w:t>
      </w:r>
    </w:p>
    <w:p w14:paraId="1D454253" w14:textId="77777777" w:rsidR="00C13026" w:rsidRDefault="00C13026" w:rsidP="00C13026">
      <w:r>
        <w:rPr>
          <w:rFonts w:hint="eastAsia"/>
        </w:rPr>
        <w:t>说明：</w:t>
      </w:r>
    </w:p>
    <w:p w14:paraId="050E3E73" w14:textId="77777777" w:rsidR="00C13026" w:rsidRDefault="00C13026" w:rsidP="00C1302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对于</w:t>
      </w:r>
      <w:r w:rsidR="00D6005B">
        <w:rPr>
          <w:rFonts w:hint="eastAsia"/>
        </w:rPr>
        <w:t>琨赢平台的便民生活服务功能（如电话卡充值等）的充值交易流程，由</w:t>
      </w:r>
      <w:r w:rsidR="00D6005B">
        <w:rPr>
          <w:rFonts w:hint="eastAsia"/>
        </w:rPr>
        <w:t>app</w:t>
      </w:r>
      <w:r w:rsidR="00D6005B">
        <w:rPr>
          <w:rFonts w:hint="eastAsia"/>
        </w:rPr>
        <w:t>端发起，调用服务端的支付接口，服务端通过</w:t>
      </w:r>
      <w:r w:rsidR="00D6005B">
        <w:rPr>
          <w:rFonts w:hint="eastAsia"/>
        </w:rPr>
        <w:t>ESB</w:t>
      </w:r>
      <w:r w:rsidR="00D6005B">
        <w:rPr>
          <w:rFonts w:hint="eastAsia"/>
        </w:rPr>
        <w:t>调用长天的支付接口，完成支付交易</w:t>
      </w:r>
      <w:r>
        <w:rPr>
          <w:rFonts w:hint="eastAsia"/>
        </w:rPr>
        <w:t>。</w:t>
      </w:r>
    </w:p>
    <w:p w14:paraId="0E7E8285" w14:textId="77777777" w:rsidR="00E65F0A" w:rsidRDefault="00E65F0A" w:rsidP="00C13026"/>
    <w:p w14:paraId="2661D965" w14:textId="77777777" w:rsidR="00C13026" w:rsidRDefault="00C13026" w:rsidP="00C13026">
      <w:r>
        <w:rPr>
          <w:rFonts w:hint="eastAsia"/>
        </w:rPr>
        <w:t>交易流程如下所示：</w:t>
      </w:r>
    </w:p>
    <w:p w14:paraId="12DDD08F" w14:textId="77777777" w:rsidR="00C13026" w:rsidRDefault="00496224" w:rsidP="00AA175D">
      <w:r>
        <w:object w:dxaOrig="3015" w:dyaOrig="11798" w14:anchorId="07945D5F">
          <v:shape id="_x0000_i1043" type="#_x0000_t75" style="width:150.9pt;height:508.05pt" o:ole="">
            <v:imagedata r:id="rId50" o:title=""/>
          </v:shape>
          <o:OLEObject Type="Embed" ProgID="Visio.Drawing.11" ShapeID="_x0000_i1043" DrawAspect="Content" ObjectID="_1663827389" r:id="rId51"/>
        </w:object>
      </w:r>
    </w:p>
    <w:p w14:paraId="6296C1C2" w14:textId="77777777" w:rsidR="00BE13D3" w:rsidRDefault="00BE13D3" w:rsidP="00BE13D3">
      <w:pPr>
        <w:pStyle w:val="2"/>
        <w:numPr>
          <w:ilvl w:val="0"/>
          <w:numId w:val="7"/>
        </w:numPr>
      </w:pPr>
      <w:commentRangeStart w:id="1"/>
      <w:r>
        <w:rPr>
          <w:rFonts w:hint="eastAsia"/>
        </w:rPr>
        <w:t>市民</w:t>
      </w:r>
      <w:commentRangeEnd w:id="1"/>
      <w:r w:rsidR="00A86F6B"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1"/>
      </w:r>
      <w:r>
        <w:rPr>
          <w:rFonts w:hint="eastAsia"/>
        </w:rPr>
        <w:t>卡</w:t>
      </w:r>
      <w:r>
        <w:rPr>
          <w:rFonts w:hint="eastAsia"/>
        </w:rPr>
        <w:t>NFC</w:t>
      </w:r>
      <w:r>
        <w:rPr>
          <w:rFonts w:hint="eastAsia"/>
        </w:rPr>
        <w:t>充值交易流程（</w:t>
      </w:r>
      <w:r>
        <w:rPr>
          <w:rFonts w:hint="eastAsia"/>
        </w:rPr>
        <w:t>2018/</w:t>
      </w:r>
      <w:r w:rsidR="005C304F">
        <w:rPr>
          <w:rFonts w:hint="eastAsia"/>
        </w:rPr>
        <w:t>7</w:t>
      </w:r>
      <w:r>
        <w:rPr>
          <w:rFonts w:hint="eastAsia"/>
        </w:rPr>
        <w:t>/</w:t>
      </w:r>
      <w:r w:rsidR="005C304F">
        <w:rPr>
          <w:rFonts w:hint="eastAsia"/>
        </w:rPr>
        <w:t>25</w:t>
      </w:r>
      <w:r>
        <w:rPr>
          <w:rFonts w:hint="eastAsia"/>
        </w:rPr>
        <w:t>）</w:t>
      </w:r>
    </w:p>
    <w:p w14:paraId="4C941813" w14:textId="77777777" w:rsidR="00BE13D3" w:rsidRDefault="00BE13D3" w:rsidP="00BE13D3">
      <w:r>
        <w:rPr>
          <w:rFonts w:hint="eastAsia"/>
        </w:rPr>
        <w:t>说明：</w:t>
      </w:r>
    </w:p>
    <w:p w14:paraId="686C809E" w14:textId="77777777" w:rsidR="00BE13D3" w:rsidRDefault="00483B82" w:rsidP="00BE13D3">
      <w:pPr>
        <w:pStyle w:val="a3"/>
        <w:numPr>
          <w:ilvl w:val="0"/>
          <w:numId w:val="21"/>
        </w:numPr>
        <w:ind w:firstLineChars="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安卓端调用</w:t>
      </w:r>
      <w:r>
        <w:rPr>
          <w:rFonts w:hint="eastAsia"/>
        </w:rPr>
        <w:t>NFC</w:t>
      </w:r>
      <w:r>
        <w:rPr>
          <w:rFonts w:hint="eastAsia"/>
        </w:rPr>
        <w:t>功能，对市民卡进行读卡和写卡，扣电子账户余额，充值到市民卡的电子钱包中，同时到市民卡平台进行验证卡的合法性和交易记录登记</w:t>
      </w:r>
      <w:r w:rsidR="00BE13D3">
        <w:rPr>
          <w:rFonts w:hint="eastAsia"/>
        </w:rPr>
        <w:t>。</w:t>
      </w:r>
    </w:p>
    <w:p w14:paraId="258F26EF" w14:textId="77777777" w:rsidR="00BE13D3" w:rsidRDefault="00BE13D3" w:rsidP="00BE13D3"/>
    <w:p w14:paraId="7FD56A20" w14:textId="77777777" w:rsidR="00C13026" w:rsidRDefault="00BE13D3" w:rsidP="00BE13D3">
      <w:r>
        <w:rPr>
          <w:rFonts w:hint="eastAsia"/>
        </w:rPr>
        <w:t>交易流程如下所示：</w:t>
      </w:r>
    </w:p>
    <w:p w14:paraId="39553C85" w14:textId="2F421B22" w:rsidR="00483B82" w:rsidRDefault="00C05EBD" w:rsidP="00BE13D3">
      <w:r>
        <w:object w:dxaOrig="1785" w:dyaOrig="15115" w14:anchorId="61CEC400">
          <v:shape id="_x0000_i1044" type="#_x0000_t75" style="width:82.35pt;height:697.55pt" o:ole="">
            <v:imagedata r:id="rId54" o:title=""/>
          </v:shape>
          <o:OLEObject Type="Embed" ProgID="Visio.Drawing.11" ShapeID="_x0000_i1044" DrawAspect="Content" ObjectID="_1663827390" r:id="rId55"/>
        </w:object>
      </w:r>
    </w:p>
    <w:p w14:paraId="1617AB04" w14:textId="03C13968" w:rsidR="00C751EC" w:rsidRDefault="00C751EC" w:rsidP="00C751EC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胜天</w:t>
      </w:r>
      <w:r>
        <w:t>商城接入</w:t>
      </w:r>
    </w:p>
    <w:p w14:paraId="3A4F0009" w14:textId="695E3525" w:rsidR="00C751EC" w:rsidRDefault="00740419" w:rsidP="00C751EC">
      <w:pPr>
        <w:pStyle w:val="a3"/>
        <w:ind w:left="1145" w:firstLineChars="0" w:firstLine="0"/>
      </w:pPr>
      <w:r>
        <w:rPr>
          <w:rFonts w:hint="eastAsia"/>
        </w:rPr>
        <w:t>金贝</w:t>
      </w:r>
      <w:r>
        <w:t>app</w:t>
      </w:r>
      <w:r>
        <w:t>内嵌胜天商城外链，配置不同菜单</w:t>
      </w:r>
      <w:r>
        <w:rPr>
          <w:rFonts w:hint="eastAsia"/>
        </w:rPr>
        <w:t>方便</w:t>
      </w:r>
      <w:r>
        <w:t>用户消费。</w:t>
      </w:r>
    </w:p>
    <w:p w14:paraId="5E29A95A" w14:textId="7A551AC1" w:rsidR="006A53CF" w:rsidRDefault="006A53CF" w:rsidP="006A53CF">
      <w:pPr>
        <w:pStyle w:val="2"/>
        <w:numPr>
          <w:ilvl w:val="0"/>
          <w:numId w:val="7"/>
        </w:numPr>
      </w:pPr>
      <w:r>
        <w:t>外链马上贷</w:t>
      </w:r>
      <w:r>
        <w:rPr>
          <w:rFonts w:hint="eastAsia"/>
        </w:rPr>
        <w:t>，</w:t>
      </w:r>
      <w:r>
        <w:t>安心会员卡功能</w:t>
      </w:r>
    </w:p>
    <w:p w14:paraId="2DD5B387" w14:textId="20BBD998" w:rsidR="006A53CF" w:rsidRPr="006A53CF" w:rsidRDefault="006A53CF" w:rsidP="006A53CF">
      <w:pPr>
        <w:pStyle w:val="a3"/>
        <w:ind w:left="1145" w:firstLineChars="0" w:firstLine="0"/>
        <w:rPr>
          <w:rFonts w:hint="eastAsia"/>
        </w:rPr>
      </w:pPr>
      <w:r>
        <w:rPr>
          <w:rFonts w:hint="eastAsia"/>
        </w:rPr>
        <w:t>金贝</w:t>
      </w:r>
      <w:r>
        <w:t>app</w:t>
      </w:r>
      <w:r>
        <w:t>内嵌</w:t>
      </w:r>
      <w:r>
        <w:rPr>
          <w:rFonts w:hint="eastAsia"/>
        </w:rPr>
        <w:t>马上</w:t>
      </w:r>
      <w:r>
        <w:t>贷和</w:t>
      </w:r>
      <w:r>
        <w:rPr>
          <w:rFonts w:hint="eastAsia"/>
        </w:rPr>
        <w:t>安心</w:t>
      </w:r>
      <w:r>
        <w:t>会员卡功能，安心会员卡功能需求详见安心会员卡需求说明书。</w:t>
      </w:r>
    </w:p>
    <w:p w14:paraId="15FF8D91" w14:textId="77777777" w:rsidR="005375A8" w:rsidRPr="00807BF8" w:rsidRDefault="005375A8" w:rsidP="007050B4">
      <w:pPr>
        <w:pStyle w:val="1"/>
        <w:numPr>
          <w:ilvl w:val="0"/>
          <w:numId w:val="6"/>
        </w:numPr>
      </w:pPr>
      <w:r w:rsidRPr="00807BF8">
        <w:rPr>
          <w:rFonts w:hint="eastAsia"/>
        </w:rPr>
        <w:t>统一门户功能清单</w:t>
      </w:r>
    </w:p>
    <w:p w14:paraId="07E69F96" w14:textId="77777777" w:rsidR="005375A8" w:rsidRPr="005D530F" w:rsidRDefault="00726DDA" w:rsidP="00682069">
      <w:pPr>
        <w:pStyle w:val="2"/>
      </w:pPr>
      <w:r w:rsidRPr="005D530F">
        <w:rPr>
          <w:rFonts w:hint="eastAsia"/>
        </w:rPr>
        <w:t>统一门户</w:t>
      </w:r>
    </w:p>
    <w:p w14:paraId="358501E7" w14:textId="77777777" w:rsidR="00726DDA" w:rsidRPr="00124CFE" w:rsidRDefault="00726DDA" w:rsidP="00682069">
      <w:pPr>
        <w:pStyle w:val="2"/>
      </w:pPr>
      <w:r w:rsidRPr="00124CFE">
        <w:rPr>
          <w:rFonts w:hint="eastAsia"/>
        </w:rPr>
        <w:t>统一权限</w:t>
      </w:r>
    </w:p>
    <w:p w14:paraId="4AA6CE8A" w14:textId="77777777" w:rsidR="00726DDA" w:rsidRPr="00124CFE" w:rsidRDefault="00726DDA" w:rsidP="00682069">
      <w:pPr>
        <w:pStyle w:val="2"/>
      </w:pPr>
      <w:r w:rsidRPr="00124CFE">
        <w:t>A</w:t>
      </w:r>
      <w:r w:rsidRPr="00124CFE">
        <w:rPr>
          <w:rFonts w:hint="eastAsia"/>
        </w:rPr>
        <w:t>pp</w:t>
      </w:r>
      <w:r w:rsidRPr="00124CFE">
        <w:rPr>
          <w:rFonts w:hint="eastAsia"/>
        </w:rPr>
        <w:t>管理</w:t>
      </w:r>
    </w:p>
    <w:p w14:paraId="7C4E52E1" w14:textId="77777777" w:rsidR="00226502" w:rsidRDefault="0061302E" w:rsidP="00226502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</w:t>
      </w:r>
      <w:r w:rsidR="00226502">
        <w:rPr>
          <w:rFonts w:ascii="宋体" w:eastAsia="宋体" w:hAnsi="宋体" w:hint="eastAsia"/>
          <w:sz w:val="24"/>
          <w:szCs w:val="24"/>
        </w:rPr>
        <w:t>注册</w:t>
      </w:r>
      <w:r w:rsidR="00C609E3">
        <w:rPr>
          <w:rFonts w:ascii="宋体" w:eastAsia="宋体" w:hAnsi="宋体" w:hint="eastAsia"/>
          <w:sz w:val="24"/>
          <w:szCs w:val="24"/>
        </w:rPr>
        <w:t>信息查询</w:t>
      </w:r>
    </w:p>
    <w:p w14:paraId="63CE7E44" w14:textId="77777777" w:rsidR="00E32E44" w:rsidRDefault="0072758C" w:rsidP="00226502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对账信息查询</w:t>
      </w:r>
    </w:p>
    <w:p w14:paraId="03CEF2B7" w14:textId="77777777" w:rsidR="00B87F7F" w:rsidRDefault="00B87F7F" w:rsidP="00226502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交易记录查询</w:t>
      </w:r>
    </w:p>
    <w:p w14:paraId="3541FB32" w14:textId="77777777" w:rsidR="00CC13C9" w:rsidRDefault="00EE1FF0" w:rsidP="00226502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通知</w:t>
      </w:r>
      <w:r w:rsidR="00CC13C9">
        <w:rPr>
          <w:rFonts w:ascii="宋体" w:eastAsia="宋体" w:hAnsi="宋体" w:hint="eastAsia"/>
          <w:sz w:val="24"/>
          <w:szCs w:val="24"/>
        </w:rPr>
        <w:t>信息发布</w:t>
      </w:r>
    </w:p>
    <w:p w14:paraId="3F4E8727" w14:textId="77777777" w:rsidR="00E32E44" w:rsidRPr="005D530F" w:rsidRDefault="00E32E44" w:rsidP="00E32E44">
      <w:pPr>
        <w:pStyle w:val="a3"/>
        <w:ind w:left="987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2A3C2C7" w14:textId="77777777" w:rsidR="00726DDA" w:rsidRPr="00124CFE" w:rsidRDefault="009B6B34" w:rsidP="00682069">
      <w:pPr>
        <w:pStyle w:val="2"/>
      </w:pPr>
      <w:r w:rsidRPr="00124CFE">
        <w:rPr>
          <w:rFonts w:hint="eastAsia"/>
        </w:rPr>
        <w:t>ESB</w:t>
      </w:r>
      <w:r w:rsidRPr="00124CFE">
        <w:rPr>
          <w:rFonts w:hint="eastAsia"/>
        </w:rPr>
        <w:t>管理</w:t>
      </w:r>
    </w:p>
    <w:p w14:paraId="1F741D71" w14:textId="77777777" w:rsidR="00E749FE" w:rsidRPr="00807BF8" w:rsidRDefault="00671B79" w:rsidP="007050B4">
      <w:pPr>
        <w:pStyle w:val="1"/>
        <w:numPr>
          <w:ilvl w:val="0"/>
          <w:numId w:val="6"/>
        </w:numPr>
      </w:pPr>
      <w:r w:rsidRPr="00807BF8">
        <w:rPr>
          <w:rFonts w:hint="eastAsia"/>
        </w:rPr>
        <w:t>与市民卡</w:t>
      </w:r>
      <w:r w:rsidRPr="00807BF8">
        <w:rPr>
          <w:rFonts w:hint="eastAsia"/>
        </w:rPr>
        <w:t>APP</w:t>
      </w:r>
      <w:r w:rsidRPr="00807BF8">
        <w:rPr>
          <w:rFonts w:hint="eastAsia"/>
        </w:rPr>
        <w:t>的接口</w:t>
      </w:r>
    </w:p>
    <w:p w14:paraId="449A4706" w14:textId="77777777" w:rsidR="0073750E" w:rsidRDefault="0073750E" w:rsidP="0073750E">
      <w:pPr>
        <w:pStyle w:val="2"/>
      </w:pPr>
      <w:r w:rsidRPr="0073750E">
        <w:rPr>
          <w:rFonts w:hint="eastAsia"/>
        </w:rPr>
        <w:t>公积金查询</w:t>
      </w:r>
    </w:p>
    <w:p w14:paraId="6DA39C40" w14:textId="77777777" w:rsidR="005962C0" w:rsidRPr="005962C0" w:rsidRDefault="005962C0" w:rsidP="005962C0">
      <w:r>
        <w:rPr>
          <w:rFonts w:hint="eastAsia"/>
        </w:rPr>
        <w:t>对接市民卡的公积金查询、公积金明细查询接口。</w:t>
      </w:r>
    </w:p>
    <w:p w14:paraId="38AE32BE" w14:textId="77777777" w:rsidR="0073750E" w:rsidRDefault="0073750E" w:rsidP="0073750E">
      <w:pPr>
        <w:pStyle w:val="2"/>
      </w:pPr>
      <w:r w:rsidRPr="0073750E">
        <w:rPr>
          <w:rFonts w:hint="eastAsia"/>
        </w:rPr>
        <w:t>公积金贷款查询</w:t>
      </w:r>
    </w:p>
    <w:p w14:paraId="0DDD87A8" w14:textId="77777777" w:rsidR="005962C0" w:rsidRPr="005962C0" w:rsidRDefault="005962C0" w:rsidP="005962C0">
      <w:r>
        <w:rPr>
          <w:rFonts w:hint="eastAsia"/>
        </w:rPr>
        <w:t>对接市民卡平台的公积金贷款查询、公积金贷款明细查询接口。</w:t>
      </w:r>
    </w:p>
    <w:p w14:paraId="06A9E957" w14:textId="77777777" w:rsidR="00582A1D" w:rsidRPr="00807BF8" w:rsidRDefault="00671B79" w:rsidP="007050B4">
      <w:pPr>
        <w:pStyle w:val="1"/>
        <w:numPr>
          <w:ilvl w:val="0"/>
          <w:numId w:val="6"/>
        </w:numPr>
      </w:pPr>
      <w:r w:rsidRPr="00807BF8">
        <w:rPr>
          <w:rFonts w:hint="eastAsia"/>
        </w:rPr>
        <w:lastRenderedPageBreak/>
        <w:t>与</w:t>
      </w:r>
      <w:r w:rsidR="009D2BA6" w:rsidRPr="00807BF8">
        <w:t>银行核心系统的接口</w:t>
      </w:r>
      <w:bookmarkStart w:id="2" w:name="_Toc133908918"/>
    </w:p>
    <w:p w14:paraId="3F694FA6" w14:textId="77777777" w:rsidR="007E09F6" w:rsidRDefault="009F06A7" w:rsidP="0016414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>1</w:t>
      </w:r>
      <w:r w:rsidR="005D530F" w:rsidRPr="00582A1D">
        <w:rPr>
          <w:rFonts w:hint="eastAsia"/>
        </w:rPr>
        <w:t>报文格式说明</w:t>
      </w:r>
      <w:bookmarkStart w:id="3" w:name="_Toc133908919"/>
      <w:bookmarkEnd w:id="2"/>
      <w:r w:rsidR="007E09F6">
        <w:rPr>
          <w:rFonts w:hint="eastAsia"/>
        </w:rPr>
        <w:t>：</w:t>
      </w:r>
    </w:p>
    <w:bookmarkEnd w:id="3"/>
    <w:p w14:paraId="4621711D" w14:textId="77777777" w:rsidR="00317F07" w:rsidRDefault="00034397" w:rsidP="005D530F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317F07">
        <w:rPr>
          <w:rFonts w:hint="eastAsia"/>
          <w:szCs w:val="21"/>
        </w:rPr>
        <w:t>报文格式说明</w:t>
      </w:r>
    </w:p>
    <w:p w14:paraId="0BFD4F43" w14:textId="77777777" w:rsidR="005D530F" w:rsidRDefault="005D530F" w:rsidP="005D530F">
      <w:pPr>
        <w:rPr>
          <w:rFonts w:ascii="Times New Roman" w:hAnsi="Times New Roman"/>
          <w:szCs w:val="21"/>
        </w:rPr>
      </w:pPr>
      <w:r>
        <w:rPr>
          <w:rFonts w:hint="eastAsia"/>
          <w:szCs w:val="21"/>
        </w:rPr>
        <w:t>通信报文由报文头和报文体两部分组成</w:t>
      </w:r>
    </w:p>
    <w:p w14:paraId="0FD67C22" w14:textId="77777777" w:rsidR="005D530F" w:rsidRDefault="00700481" w:rsidP="005D530F">
      <w:pPr>
        <w:rPr>
          <w:szCs w:val="21"/>
        </w:rPr>
      </w:pPr>
      <w:r>
        <w:rPr>
          <w:noProof/>
          <w:szCs w:val="24"/>
        </w:rPr>
        <w:pict w14:anchorId="54422092">
          <v:shapetype id="_x0000_t202" coordsize="21600,21600" o:spt="202" path="m,l,21600r21600,l21600,xe">
            <v:stroke joinstyle="miter"/>
            <v:path gradientshapeok="t" o:connecttype="rect"/>
          </v:shapetype>
          <v:shape id="文本框 6" o:spid="_x0000_s1026" type="#_x0000_t202" style="position:absolute;left:0;text-align:left;margin-left:0;margin-top:4.8pt;width:2in;height:23.4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" fillcolor="red" strokecolor="blue">
            <v:textbox>
              <w:txbxContent>
                <w:p w14:paraId="27B2C3AE" w14:textId="77777777" w:rsidR="005D530F" w:rsidRDefault="005D530F" w:rsidP="005D530F">
                  <w:pPr>
                    <w:jc w:val="center"/>
                  </w:pPr>
                  <w:r>
                    <w:rPr>
                      <w:rFonts w:hint="eastAsia"/>
                    </w:rPr>
                    <w:t>报文头</w:t>
                  </w:r>
                </w:p>
              </w:txbxContent>
            </v:textbox>
          </v:shape>
        </w:pict>
      </w:r>
      <w:r>
        <w:rPr>
          <w:noProof/>
          <w:szCs w:val="24"/>
        </w:rPr>
        <w:pict w14:anchorId="07E86273">
          <v:shape id="文本框 5" o:spid="_x0000_s1027" type="#_x0000_t202" style="position:absolute;left:0;text-align:left;margin-left:2in;margin-top:4.8pt;width:162pt;height:23.4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" fillcolor="blue" strokecolor="yellow">
            <v:textbox>
              <w:txbxContent>
                <w:p w14:paraId="5C4976BA" w14:textId="77777777" w:rsidR="005D530F" w:rsidRDefault="005D530F" w:rsidP="005D530F">
                  <w:pPr>
                    <w:jc w:val="center"/>
                  </w:pPr>
                  <w:r>
                    <w:rPr>
                      <w:rFonts w:hint="eastAsia"/>
                    </w:rPr>
                    <w:t>报文体</w:t>
                  </w:r>
                </w:p>
              </w:txbxContent>
            </v:textbox>
          </v:shape>
        </w:pict>
      </w:r>
    </w:p>
    <w:p w14:paraId="3264E012" w14:textId="77777777" w:rsidR="005D530F" w:rsidRDefault="00700481" w:rsidP="005D530F">
      <w:pPr>
        <w:rPr>
          <w:szCs w:val="21"/>
        </w:rPr>
      </w:pPr>
      <w:r>
        <w:rPr>
          <w:noProof/>
          <w:szCs w:val="24"/>
        </w:rPr>
        <w:pict w14:anchorId="79158E58">
          <v:line id="直接连接符 4" o:spid="_x0000_s1031" style="position:absolute;left:0;text-align:left;z-index:251657216;visibility:visible" from="306pt,0" to="306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"/>
        </w:pict>
      </w:r>
      <w:r>
        <w:rPr>
          <w:noProof/>
          <w:szCs w:val="24"/>
        </w:rPr>
        <w:pict w14:anchorId="4B02CB7E">
          <v:line id="直接连接符 3" o:spid="_x0000_s1030" style="position:absolute;left:0;text-align:left;z-index:251658240;visibility:visible" from="198pt,15.6pt" to="30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">
            <v:stroke endarrow="block"/>
          </v:line>
        </w:pict>
      </w:r>
      <w:r>
        <w:rPr>
          <w:noProof/>
          <w:szCs w:val="24"/>
        </w:rPr>
        <w:pict w14:anchorId="45456EA0">
          <v:line id="直接连接符 2" o:spid="_x0000_s1029" style="position:absolute;left:0;text-align:left;flip:x;z-index:251659264;visibility:visible" from="9pt,15.6pt" to="13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">
            <v:stroke endarrow="block"/>
          </v:line>
        </w:pict>
      </w:r>
      <w:r>
        <w:rPr>
          <w:noProof/>
          <w:szCs w:val="24"/>
        </w:rPr>
        <w:pict w14:anchorId="13B1BF67">
          <v:line id="直接连接符 1" o:spid="_x0000_s1028" style="position:absolute;left:0;text-align:left;z-index:251660288;visibility:visible" from="0,0" to="0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"/>
        </w:pict>
      </w:r>
      <w:r w:rsidR="005D530F">
        <w:rPr>
          <w:szCs w:val="21"/>
        </w:rPr>
        <w:t xml:space="preserve">                    </w:t>
      </w:r>
      <w:r w:rsidR="005D530F">
        <w:rPr>
          <w:rFonts w:hint="eastAsia"/>
          <w:szCs w:val="21"/>
        </w:rPr>
        <w:t>报文格式</w:t>
      </w:r>
      <w:r w:rsidR="005D530F">
        <w:rPr>
          <w:szCs w:val="21"/>
        </w:rPr>
        <w:t xml:space="preserve">                   </w:t>
      </w:r>
    </w:p>
    <w:p w14:paraId="62F4E376" w14:textId="77777777" w:rsidR="005D530F" w:rsidRDefault="005D530F" w:rsidP="005D530F">
      <w:pPr>
        <w:rPr>
          <w:szCs w:val="21"/>
        </w:rPr>
      </w:pPr>
      <w:r>
        <w:rPr>
          <w:rFonts w:hint="eastAsia"/>
          <w:szCs w:val="21"/>
        </w:rPr>
        <w:t>报文头组成：</w:t>
      </w:r>
      <w:r>
        <w:rPr>
          <w:szCs w:val="21"/>
        </w:rPr>
        <w:t>(</w:t>
      </w:r>
      <w:r>
        <w:rPr>
          <w:rFonts w:hint="eastAsia"/>
          <w:szCs w:val="21"/>
        </w:rPr>
        <w:t>请求交易和回应交易共用同样的报文头</w:t>
      </w:r>
      <w:r>
        <w:rPr>
          <w:szCs w:val="21"/>
        </w:rPr>
        <w:t>)</w:t>
      </w:r>
    </w:p>
    <w:p w14:paraId="67C7064C" w14:textId="77777777" w:rsidR="005D530F" w:rsidRDefault="005D530F" w:rsidP="005D530F">
      <w:pPr>
        <w:ind w:firstLineChars="250" w:firstLine="525"/>
        <w:rPr>
          <w:szCs w:val="21"/>
        </w:rPr>
      </w:pPr>
      <w:r>
        <w:rPr>
          <w:rFonts w:hint="eastAsia"/>
          <w:szCs w:val="21"/>
        </w:rPr>
        <w:t>报文头由</w:t>
      </w:r>
      <w:r>
        <w:rPr>
          <w:szCs w:val="21"/>
        </w:rPr>
        <w:t>58</w:t>
      </w:r>
      <w:r>
        <w:rPr>
          <w:rFonts w:hint="eastAsia"/>
          <w:szCs w:val="21"/>
        </w:rPr>
        <w:t>位固定长度的报文组成</w:t>
      </w:r>
    </w:p>
    <w:p w14:paraId="5949890B" w14:textId="77777777" w:rsidR="005D530F" w:rsidRDefault="005D530F" w:rsidP="005D530F">
      <w:pPr>
        <w:ind w:firstLineChars="250" w:firstLine="525"/>
        <w:rPr>
          <w:szCs w:val="21"/>
        </w:rPr>
      </w:pPr>
      <w:r>
        <w:rPr>
          <w:rFonts w:hint="eastAsia"/>
          <w:szCs w:val="21"/>
        </w:rPr>
        <w:t>由以下部分组成：</w:t>
      </w:r>
    </w:p>
    <w:p w14:paraId="751B595D" w14:textId="77777777" w:rsidR="005D530F" w:rsidRDefault="005D530F" w:rsidP="005D530F">
      <w:pPr>
        <w:ind w:firstLineChars="257" w:firstLine="540"/>
        <w:rPr>
          <w:szCs w:val="21"/>
        </w:rPr>
      </w:pPr>
      <w:r>
        <w:rPr>
          <w:rFonts w:hint="eastAsia"/>
          <w:szCs w:val="21"/>
        </w:rPr>
        <w:t>报文长度</w:t>
      </w:r>
      <w:r>
        <w:rPr>
          <w:szCs w:val="21"/>
        </w:rPr>
        <w:t>(8)</w:t>
      </w:r>
      <w:r>
        <w:rPr>
          <w:rFonts w:hint="eastAsia"/>
          <w:szCs w:val="21"/>
        </w:rPr>
        <w:t>：是报文体的长度，不包括报文头。</w:t>
      </w:r>
      <w:r>
        <w:rPr>
          <w:szCs w:val="21"/>
        </w:rPr>
        <w:t>123</w:t>
      </w:r>
      <w:r>
        <w:rPr>
          <w:rFonts w:hint="eastAsia"/>
          <w:szCs w:val="21"/>
        </w:rPr>
        <w:t>个字节长度表示为</w:t>
      </w:r>
      <w:r>
        <w:rPr>
          <w:szCs w:val="21"/>
        </w:rPr>
        <w:t>”00000123”.</w:t>
      </w:r>
    </w:p>
    <w:p w14:paraId="354033FB" w14:textId="77777777" w:rsidR="005D530F" w:rsidRDefault="005D530F" w:rsidP="005D530F">
      <w:pPr>
        <w:ind w:firstLineChars="257" w:firstLine="54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交易代码</w:t>
      </w:r>
      <w:r>
        <w:rPr>
          <w:color w:val="000000"/>
          <w:szCs w:val="21"/>
        </w:rPr>
        <w:t>(6)</w:t>
      </w:r>
      <w:r>
        <w:rPr>
          <w:rFonts w:hint="eastAsia"/>
          <w:color w:val="000000"/>
          <w:szCs w:val="21"/>
        </w:rPr>
        <w:t>：填</w:t>
      </w:r>
      <w:r>
        <w:rPr>
          <w:color w:val="000000"/>
          <w:szCs w:val="21"/>
        </w:rPr>
        <w:t>6</w:t>
      </w:r>
      <w:r>
        <w:rPr>
          <w:rFonts w:hint="eastAsia"/>
          <w:color w:val="000000"/>
          <w:szCs w:val="21"/>
        </w:rPr>
        <w:t>位交易码</w:t>
      </w:r>
      <w:r>
        <w:rPr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用于标识一个具体的交易</w:t>
      </w:r>
      <w:r>
        <w:rPr>
          <w:color w:val="000000"/>
          <w:szCs w:val="21"/>
        </w:rPr>
        <w:t>)</w:t>
      </w:r>
    </w:p>
    <w:p w14:paraId="7B16ECF0" w14:textId="77777777" w:rsidR="005D530F" w:rsidRDefault="005D530F" w:rsidP="005D530F">
      <w:pPr>
        <w:ind w:firstLineChars="257" w:firstLine="54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报文类型</w:t>
      </w:r>
      <w:r>
        <w:rPr>
          <w:color w:val="000000"/>
          <w:szCs w:val="21"/>
        </w:rPr>
        <w:t>(2)</w:t>
      </w:r>
      <w:r>
        <w:rPr>
          <w:rFonts w:hint="eastAsia"/>
          <w:color w:val="000000"/>
          <w:szCs w:val="21"/>
        </w:rPr>
        <w:t>：</w:t>
      </w:r>
      <w:r>
        <w:rPr>
          <w:color w:val="000000"/>
          <w:szCs w:val="21"/>
        </w:rPr>
        <w:t>RQ</w:t>
      </w:r>
      <w:r>
        <w:rPr>
          <w:rFonts w:hint="eastAsia"/>
          <w:color w:val="000000"/>
          <w:szCs w:val="21"/>
        </w:rPr>
        <w:t>表示请求报文，</w:t>
      </w:r>
      <w:r>
        <w:rPr>
          <w:color w:val="000000"/>
          <w:szCs w:val="21"/>
        </w:rPr>
        <w:t>RS</w:t>
      </w:r>
      <w:r>
        <w:rPr>
          <w:rFonts w:hint="eastAsia"/>
          <w:color w:val="000000"/>
          <w:szCs w:val="21"/>
        </w:rPr>
        <w:t>表示回应报文。</w:t>
      </w:r>
    </w:p>
    <w:p w14:paraId="398C9B57" w14:textId="77777777" w:rsidR="005D530F" w:rsidRDefault="005D530F" w:rsidP="005D530F">
      <w:pPr>
        <w:ind w:firstLineChars="257" w:firstLine="54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文件传送标志</w:t>
      </w:r>
      <w:r>
        <w:rPr>
          <w:color w:val="000000"/>
          <w:szCs w:val="21"/>
        </w:rPr>
        <w:t>(1)</w:t>
      </w:r>
      <w:r>
        <w:rPr>
          <w:rFonts w:hint="eastAsia"/>
          <w:color w:val="000000"/>
          <w:szCs w:val="21"/>
        </w:rPr>
        <w:t>：用于标识交易中是否有文件需要传送，</w:t>
      </w:r>
    </w:p>
    <w:p w14:paraId="62301EA9" w14:textId="77777777" w:rsidR="005D530F" w:rsidRDefault="005D530F" w:rsidP="005D530F">
      <w:pPr>
        <w:ind w:firstLineChars="457" w:firstLine="960"/>
        <w:rPr>
          <w:color w:val="000000"/>
          <w:szCs w:val="21"/>
        </w:rPr>
      </w:pPr>
      <w:r>
        <w:rPr>
          <w:color w:val="000000"/>
          <w:szCs w:val="21"/>
        </w:rPr>
        <w:t>’0’</w:t>
      </w:r>
      <w:r>
        <w:rPr>
          <w:rFonts w:hint="eastAsia"/>
          <w:color w:val="000000"/>
          <w:szCs w:val="21"/>
        </w:rPr>
        <w:t>：无文件，</w:t>
      </w:r>
      <w:r>
        <w:rPr>
          <w:color w:val="000000"/>
          <w:szCs w:val="21"/>
        </w:rPr>
        <w:t>‘1’</w:t>
      </w:r>
      <w:r>
        <w:rPr>
          <w:rFonts w:hint="eastAsia"/>
          <w:color w:val="000000"/>
          <w:szCs w:val="21"/>
        </w:rPr>
        <w:t>：请求报文有文件传送；</w:t>
      </w:r>
      <w:r>
        <w:rPr>
          <w:color w:val="FF0000"/>
          <w:szCs w:val="21"/>
        </w:rPr>
        <w:t>’2’</w:t>
      </w:r>
      <w:r>
        <w:rPr>
          <w:rFonts w:hint="eastAsia"/>
          <w:color w:val="FF0000"/>
          <w:szCs w:val="21"/>
        </w:rPr>
        <w:t>：应答报文有文件传送</w:t>
      </w:r>
      <w:r>
        <w:rPr>
          <w:rFonts w:hint="eastAsia"/>
          <w:color w:val="000000"/>
          <w:szCs w:val="21"/>
        </w:rPr>
        <w:t>。</w:t>
      </w:r>
    </w:p>
    <w:p w14:paraId="6B15333A" w14:textId="77777777" w:rsidR="005D530F" w:rsidRDefault="005D530F" w:rsidP="005D530F">
      <w:pPr>
        <w:ind w:firstLineChars="257" w:firstLine="540"/>
        <w:rPr>
          <w:szCs w:val="21"/>
        </w:rPr>
      </w:pPr>
      <w:r>
        <w:rPr>
          <w:rFonts w:hint="eastAsia"/>
          <w:szCs w:val="21"/>
        </w:rPr>
        <w:t>报文校验码</w:t>
      </w:r>
      <w:r>
        <w:rPr>
          <w:szCs w:val="21"/>
        </w:rPr>
        <w:t>(32):</w:t>
      </w:r>
      <w:r>
        <w:rPr>
          <w:rFonts w:hint="eastAsia"/>
          <w:szCs w:val="21"/>
        </w:rPr>
        <w:t>填</w:t>
      </w:r>
      <w:r>
        <w:rPr>
          <w:szCs w:val="21"/>
        </w:rPr>
        <w:t>32</w:t>
      </w:r>
      <w:r>
        <w:rPr>
          <w:rFonts w:hint="eastAsia"/>
          <w:szCs w:val="21"/>
        </w:rPr>
        <w:t>个空格（用于记录报文校验码。）</w:t>
      </w:r>
    </w:p>
    <w:p w14:paraId="275B1F40" w14:textId="77777777" w:rsidR="005D530F" w:rsidRDefault="005D530F" w:rsidP="005D530F">
      <w:pPr>
        <w:ind w:firstLineChars="257" w:firstLine="540"/>
        <w:rPr>
          <w:szCs w:val="21"/>
        </w:rPr>
      </w:pPr>
      <w:r>
        <w:rPr>
          <w:rFonts w:hint="eastAsia"/>
          <w:szCs w:val="21"/>
        </w:rPr>
        <w:t>服务名称</w:t>
      </w:r>
      <w:r>
        <w:rPr>
          <w:szCs w:val="21"/>
        </w:rPr>
        <w:t>(8)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交易码前面加上</w:t>
      </w:r>
      <w:r>
        <w:rPr>
          <w:szCs w:val="21"/>
        </w:rPr>
        <w:t>tp</w:t>
      </w:r>
      <w:r>
        <w:rPr>
          <w:rFonts w:hint="eastAsia"/>
          <w:szCs w:val="21"/>
        </w:rPr>
        <w:t>。</w:t>
      </w:r>
    </w:p>
    <w:p w14:paraId="6DCA925E" w14:textId="77777777" w:rsidR="005D530F" w:rsidRDefault="005D530F" w:rsidP="005D530F">
      <w:pPr>
        <w:ind w:firstLineChars="257" w:firstLine="540"/>
        <w:rPr>
          <w:szCs w:val="21"/>
        </w:rPr>
      </w:pPr>
      <w:r>
        <w:rPr>
          <w:rFonts w:hint="eastAsia"/>
          <w:szCs w:val="21"/>
        </w:rPr>
        <w:t>报文协议</w:t>
      </w:r>
      <w:r>
        <w:rPr>
          <w:szCs w:val="21"/>
        </w:rPr>
        <w:t>(1)</w:t>
      </w:r>
      <w:r>
        <w:rPr>
          <w:rFonts w:hint="eastAsia"/>
          <w:szCs w:val="21"/>
        </w:rPr>
        <w:t>：填</w:t>
      </w:r>
      <w:r>
        <w:rPr>
          <w:szCs w:val="21"/>
        </w:rPr>
        <w:t>0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’0’:TCP/IP, </w:t>
      </w:r>
      <w:r>
        <w:rPr>
          <w:color w:val="FF0000"/>
          <w:szCs w:val="21"/>
        </w:rPr>
        <w:t>‘1’:CICS</w:t>
      </w:r>
      <w:r>
        <w:rPr>
          <w:szCs w:val="21"/>
        </w:rPr>
        <w:t>; ‘2’:TUXEDO</w:t>
      </w:r>
    </w:p>
    <w:p w14:paraId="0F5E223A" w14:textId="77777777" w:rsidR="005D530F" w:rsidRDefault="005D530F" w:rsidP="005D530F">
      <w:pPr>
        <w:rPr>
          <w:szCs w:val="21"/>
        </w:rPr>
      </w:pPr>
      <w:r>
        <w:rPr>
          <w:rFonts w:hint="eastAsia"/>
          <w:szCs w:val="21"/>
        </w:rPr>
        <w:t>报文体组成：</w:t>
      </w:r>
    </w:p>
    <w:p w14:paraId="2953CB23" w14:textId="77777777" w:rsidR="005D530F" w:rsidRDefault="005D530F" w:rsidP="005D530F">
      <w:pPr>
        <w:ind w:firstLineChars="200" w:firstLine="420"/>
        <w:rPr>
          <w:szCs w:val="21"/>
        </w:rPr>
      </w:pPr>
      <w:bookmarkStart w:id="4" w:name="_Toc133908921"/>
      <w:r>
        <w:rPr>
          <w:rFonts w:hint="eastAsia"/>
          <w:szCs w:val="21"/>
        </w:rPr>
        <w:t>报文体格式：采用</w:t>
      </w:r>
      <w:r>
        <w:rPr>
          <w:szCs w:val="21"/>
        </w:rPr>
        <w:t>xml</w:t>
      </w:r>
      <w:r>
        <w:rPr>
          <w:rFonts w:hint="eastAsia"/>
          <w:szCs w:val="21"/>
        </w:rPr>
        <w:t>报文，编码格式用</w:t>
      </w:r>
      <w:r>
        <w:rPr>
          <w:szCs w:val="21"/>
        </w:rPr>
        <w:t>GB2312</w:t>
      </w:r>
    </w:p>
    <w:p w14:paraId="0EA4BCCF" w14:textId="77777777" w:rsidR="005D530F" w:rsidRDefault="005D530F" w:rsidP="005D530F">
      <w:pPr>
        <w:ind w:firstLine="420"/>
        <w:rPr>
          <w:szCs w:val="21"/>
        </w:rPr>
      </w:pPr>
      <w:r>
        <w:rPr>
          <w:rFonts w:hint="eastAsia"/>
          <w:szCs w:val="21"/>
        </w:rPr>
        <w:t>每个交易报文体不同，但对柜面交易，有些内容是公共的。如：前台流水号，前台交易日期，交易代码，交易机构，交易柜员。</w:t>
      </w:r>
    </w:p>
    <w:p w14:paraId="60EC026D" w14:textId="77777777" w:rsidR="005D530F" w:rsidRDefault="005D530F" w:rsidP="005D530F">
      <w:pPr>
        <w:pStyle w:val="3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2、报文示例</w:t>
      </w:r>
      <w:bookmarkEnd w:id="4"/>
    </w:p>
    <w:p w14:paraId="5925F666" w14:textId="77777777" w:rsidR="005D530F" w:rsidRDefault="005D530F" w:rsidP="005D530F">
      <w:pPr>
        <w:rPr>
          <w:rFonts w:ascii="Times New Roman" w:hAnsi="Times New Roman"/>
          <w:szCs w:val="21"/>
        </w:rPr>
      </w:pPr>
      <w:r>
        <w:rPr>
          <w:rFonts w:hint="eastAsia"/>
          <w:szCs w:val="21"/>
        </w:rPr>
        <w:t>请求报文</w:t>
      </w:r>
      <w:r>
        <w:rPr>
          <w:szCs w:val="21"/>
        </w:rPr>
        <w:sym w:font="Wingdings" w:char="F0E8"/>
      </w:r>
    </w:p>
    <w:p w14:paraId="206A88FD" w14:textId="77777777" w:rsidR="005D530F" w:rsidRDefault="005D530F" w:rsidP="005D530F">
      <w:pPr>
        <w:rPr>
          <w:color w:val="0000FF"/>
          <w:szCs w:val="21"/>
        </w:rPr>
      </w:pPr>
      <w:r>
        <w:rPr>
          <w:color w:val="0000FF"/>
          <w:szCs w:val="21"/>
        </w:rPr>
        <w:t>00000090990042RQ0VOST0001################        tp9900421&lt;?xml version='1.0' encoding='GB2312'?&gt;&lt;Body&gt;&lt;AcctNo&gt;11111&lt;/AcctNo&gt;&lt;Name&gt;</w:t>
      </w:r>
      <w:r>
        <w:rPr>
          <w:rFonts w:hint="eastAsia"/>
          <w:color w:val="0000FF"/>
          <w:szCs w:val="21"/>
        </w:rPr>
        <w:t>张三</w:t>
      </w:r>
      <w:r>
        <w:rPr>
          <w:color w:val="0000FF"/>
          <w:szCs w:val="21"/>
        </w:rPr>
        <w:t>&lt;/Name&gt;&lt;Body&gt;</w:t>
      </w:r>
    </w:p>
    <w:p w14:paraId="321614E6" w14:textId="77777777" w:rsidR="005D530F" w:rsidRDefault="005D530F" w:rsidP="005D530F">
      <w:pPr>
        <w:rPr>
          <w:szCs w:val="21"/>
        </w:rPr>
      </w:pPr>
    </w:p>
    <w:p w14:paraId="142C7DDF" w14:textId="77777777" w:rsidR="005D530F" w:rsidRDefault="005D530F" w:rsidP="005D530F">
      <w:pPr>
        <w:rPr>
          <w:szCs w:val="21"/>
        </w:rPr>
      </w:pPr>
      <w:r>
        <w:rPr>
          <w:szCs w:val="21"/>
        </w:rPr>
        <w:sym w:font="Wingdings" w:char="F0E7"/>
      </w:r>
      <w:r>
        <w:rPr>
          <w:rFonts w:hint="eastAsia"/>
          <w:szCs w:val="21"/>
        </w:rPr>
        <w:t>回应报文</w:t>
      </w:r>
    </w:p>
    <w:p w14:paraId="09E57DFA" w14:textId="77777777" w:rsidR="005D530F" w:rsidRDefault="005D530F" w:rsidP="005D530F">
      <w:pPr>
        <w:rPr>
          <w:color w:val="0000FF"/>
          <w:szCs w:val="21"/>
        </w:rPr>
      </w:pPr>
      <w:r>
        <w:rPr>
          <w:color w:val="0000FF"/>
          <w:szCs w:val="21"/>
        </w:rPr>
        <w:t>00000116990042RP0VOST0001################        tp9900420&lt;?xml version='1.0' encoding='GB2312'?&gt;&lt;Body&gt;&lt;RspCode&gt;000000&gt;&lt;/RspCode&gt;&lt;AcctNo&gt;11111&lt;/AcctNo&gt;&lt;Name&gt;</w:t>
      </w:r>
      <w:r>
        <w:rPr>
          <w:rFonts w:hint="eastAsia"/>
          <w:color w:val="0000FF"/>
          <w:szCs w:val="21"/>
        </w:rPr>
        <w:t>张三</w:t>
      </w:r>
      <w:r>
        <w:rPr>
          <w:color w:val="0000FF"/>
          <w:szCs w:val="21"/>
        </w:rPr>
        <w:t>&lt;/Name&gt;&lt;Body&gt;</w:t>
      </w:r>
    </w:p>
    <w:p w14:paraId="441E8882" w14:textId="77777777" w:rsidR="00763BAE" w:rsidRDefault="00565EA3" w:rsidP="00CD610B">
      <w:pPr>
        <w:pStyle w:val="2"/>
      </w:pPr>
      <w:r>
        <w:rPr>
          <w:rFonts w:hint="eastAsia"/>
        </w:rPr>
        <w:lastRenderedPageBreak/>
        <w:t>二、报文类型说明</w:t>
      </w:r>
    </w:p>
    <w:p w14:paraId="6267AEE7" w14:textId="77777777" w:rsidR="00565EA3" w:rsidRPr="00565EA3" w:rsidRDefault="006821CB" w:rsidP="00D10281">
      <w:pPr>
        <w:pStyle w:val="3"/>
        <w:numPr>
          <w:ilvl w:val="0"/>
          <w:numId w:val="10"/>
        </w:numPr>
      </w:pPr>
      <w:r>
        <w:rPr>
          <w:rFonts w:ascii="宋体" w:hAnsi="宋体" w:hint="eastAsia"/>
        </w:rPr>
        <w:t>虚拟机构、虚拟柜员维护</w:t>
      </w:r>
      <w:r w:rsidR="00BB470E">
        <w:rPr>
          <w:rFonts w:ascii="宋体" w:hAnsi="宋体" w:hint="eastAsia"/>
        </w:rPr>
        <w:t>（</w:t>
      </w:r>
      <w:r w:rsidR="00D452B9">
        <w:rPr>
          <w:rFonts w:ascii="宋体" w:hAnsi="宋体" w:hint="eastAsia"/>
        </w:rPr>
        <w:t>100001</w:t>
      </w:r>
      <w:r w:rsidR="00BB470E">
        <w:rPr>
          <w:rFonts w:ascii="宋体" w:hAnsi="宋体" w:hint="eastAsia"/>
        </w:rPr>
        <w:t>）</w:t>
      </w:r>
    </w:p>
    <w:p w14:paraId="3EADBF4A" w14:textId="77777777" w:rsidR="00565EA3" w:rsidRPr="00565EA3" w:rsidRDefault="006821CB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虚拟卡领用</w:t>
      </w:r>
      <w:r w:rsidR="00D452B9">
        <w:rPr>
          <w:rFonts w:ascii="宋体" w:hAnsi="宋体" w:hint="eastAsia"/>
        </w:rPr>
        <w:t>（100002）</w:t>
      </w:r>
    </w:p>
    <w:p w14:paraId="2A905EE3" w14:textId="77777777" w:rsidR="00565EA3" w:rsidRPr="00565EA3" w:rsidRDefault="00D61FA7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开户查询虚拟卡号</w:t>
      </w:r>
      <w:r w:rsidR="004C2276">
        <w:rPr>
          <w:rFonts w:ascii="宋体" w:hAnsi="宋体" w:hint="eastAsia"/>
        </w:rPr>
        <w:t>（100003）</w:t>
      </w:r>
    </w:p>
    <w:p w14:paraId="7F94FE9B" w14:textId="77777777" w:rsidR="00565EA3" w:rsidRPr="00565EA3" w:rsidRDefault="003E2B85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电子账户开户</w:t>
      </w:r>
      <w:r w:rsidR="004C2276">
        <w:rPr>
          <w:rFonts w:ascii="宋体" w:hAnsi="宋体" w:hint="eastAsia"/>
        </w:rPr>
        <w:t>（100004）</w:t>
      </w:r>
    </w:p>
    <w:p w14:paraId="11F87FD7" w14:textId="77777777" w:rsidR="00565EA3" w:rsidRPr="00565EA3" w:rsidRDefault="0061068D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电子账户查询</w:t>
      </w:r>
      <w:r w:rsidR="004C2276">
        <w:rPr>
          <w:rFonts w:ascii="宋体" w:hAnsi="宋体" w:hint="eastAsia"/>
        </w:rPr>
        <w:t>（100005）</w:t>
      </w:r>
    </w:p>
    <w:p w14:paraId="054D1494" w14:textId="77777777" w:rsidR="00565EA3" w:rsidRDefault="00766E46" w:rsidP="00D10281">
      <w:pPr>
        <w:pStyle w:val="3"/>
        <w:numPr>
          <w:ilvl w:val="0"/>
          <w:numId w:val="10"/>
        </w:numPr>
        <w:rPr>
          <w:rFonts w:ascii="宋体" w:hAnsi="宋体" w:cs="宋体"/>
          <w:lang w:val="zh-TW"/>
        </w:rPr>
      </w:pPr>
      <w:r>
        <w:rPr>
          <w:rFonts w:ascii="宋体" w:hAnsi="宋体" w:cs="宋体" w:hint="eastAsia"/>
          <w:lang w:val="zh-TW"/>
        </w:rPr>
        <w:t>电子账户充值</w:t>
      </w:r>
      <w:r w:rsidR="00D10281">
        <w:rPr>
          <w:rFonts w:ascii="宋体" w:hAnsi="宋体" w:cs="宋体" w:hint="eastAsia"/>
          <w:lang w:val="zh-TW"/>
        </w:rPr>
        <w:t>（第三方成功）</w:t>
      </w:r>
      <w:r w:rsidR="004C2276">
        <w:rPr>
          <w:rFonts w:ascii="宋体" w:hAnsi="宋体" w:hint="eastAsia"/>
        </w:rPr>
        <w:t>（100006）</w:t>
      </w:r>
    </w:p>
    <w:p w14:paraId="791B3174" w14:textId="77777777" w:rsidR="00A76244" w:rsidRPr="00A76244" w:rsidRDefault="00A76244" w:rsidP="00A76244">
      <w:pPr>
        <w:pStyle w:val="3"/>
        <w:numPr>
          <w:ilvl w:val="0"/>
          <w:numId w:val="10"/>
        </w:numPr>
        <w:rPr>
          <w:lang w:val="zh-TW"/>
        </w:rPr>
      </w:pPr>
      <w:r>
        <w:rPr>
          <w:rFonts w:ascii="宋体" w:hAnsi="宋体" w:cs="宋体" w:hint="eastAsia"/>
          <w:lang w:val="zh-TW"/>
        </w:rPr>
        <w:t>电子账户充值（</w:t>
      </w:r>
      <w:r w:rsidR="00A26863">
        <w:rPr>
          <w:rFonts w:ascii="宋体" w:hAnsi="宋体" w:cs="宋体" w:hint="eastAsia"/>
          <w:lang w:val="zh-TW"/>
        </w:rPr>
        <w:t>省联社成功</w:t>
      </w:r>
      <w:r>
        <w:rPr>
          <w:rFonts w:ascii="宋体" w:hAnsi="宋体" w:cs="宋体" w:hint="eastAsia"/>
          <w:lang w:val="zh-TW"/>
        </w:rPr>
        <w:t>）</w:t>
      </w:r>
      <w:r w:rsidR="004C2276">
        <w:rPr>
          <w:rFonts w:ascii="宋体" w:hAnsi="宋体" w:hint="eastAsia"/>
        </w:rPr>
        <w:t>（100007）</w:t>
      </w:r>
    </w:p>
    <w:p w14:paraId="2345181E" w14:textId="77777777" w:rsidR="00DC4D9A" w:rsidRPr="00DC4D9A" w:rsidRDefault="00DC4D9A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电子账户提现（行内记账）</w:t>
      </w:r>
      <w:r>
        <w:rPr>
          <w:rFonts w:ascii="宋体" w:hAnsi="宋体" w:hint="eastAsia"/>
        </w:rPr>
        <w:t>（100008）</w:t>
      </w:r>
    </w:p>
    <w:p w14:paraId="2CBAFCCF" w14:textId="77777777" w:rsidR="00565EA3" w:rsidRPr="00565EA3" w:rsidRDefault="006F4FFD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电子账户提现</w:t>
      </w:r>
      <w:r w:rsidR="000B17A7">
        <w:rPr>
          <w:rFonts w:ascii="宋体" w:hAnsi="宋体" w:cs="宋体" w:hint="eastAsia"/>
          <w:lang w:val="zh-TW"/>
        </w:rPr>
        <w:t>（省联社成功）</w:t>
      </w:r>
      <w:r w:rsidR="004C2276">
        <w:rPr>
          <w:rFonts w:ascii="宋体" w:hAnsi="宋体" w:hint="eastAsia"/>
        </w:rPr>
        <w:t>（10000</w:t>
      </w:r>
      <w:r w:rsidR="00AB3C1C">
        <w:rPr>
          <w:rFonts w:ascii="宋体" w:hAnsi="宋体" w:hint="eastAsia"/>
        </w:rPr>
        <w:t>9</w:t>
      </w:r>
      <w:r w:rsidR="004C2276">
        <w:rPr>
          <w:rFonts w:ascii="宋体" w:hAnsi="宋体" w:hint="eastAsia"/>
        </w:rPr>
        <w:t>）</w:t>
      </w:r>
    </w:p>
    <w:p w14:paraId="1C8156BC" w14:textId="77777777" w:rsidR="00565EA3" w:rsidRPr="00565EA3" w:rsidRDefault="00143687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电子账户购买理财</w:t>
      </w:r>
      <w:r w:rsidR="004C2276">
        <w:rPr>
          <w:rFonts w:ascii="宋体" w:hAnsi="宋体" w:hint="eastAsia"/>
        </w:rPr>
        <w:t>（1000</w:t>
      </w:r>
      <w:r w:rsidR="00AB3C1C">
        <w:rPr>
          <w:rFonts w:ascii="宋体" w:hAnsi="宋体" w:hint="eastAsia"/>
        </w:rPr>
        <w:t>10</w:t>
      </w:r>
      <w:r w:rsidR="004C2276">
        <w:rPr>
          <w:rFonts w:ascii="宋体" w:hAnsi="宋体" w:hint="eastAsia"/>
        </w:rPr>
        <w:t>）</w:t>
      </w:r>
    </w:p>
    <w:p w14:paraId="28E9335B" w14:textId="77777777" w:rsidR="00565EA3" w:rsidRPr="00565EA3" w:rsidRDefault="00763A7D" w:rsidP="00D10281">
      <w:pPr>
        <w:pStyle w:val="3"/>
        <w:numPr>
          <w:ilvl w:val="0"/>
          <w:numId w:val="10"/>
        </w:numPr>
      </w:pPr>
      <w:r>
        <w:rPr>
          <w:rFonts w:ascii="宋体" w:hAnsi="宋体" w:cs="宋体" w:hint="eastAsia"/>
          <w:lang w:val="zh-TW"/>
        </w:rPr>
        <w:t>电子账户</w:t>
      </w:r>
      <w:r w:rsidR="000349BB">
        <w:rPr>
          <w:rFonts w:ascii="宋体" w:hAnsi="宋体" w:cs="宋体" w:hint="eastAsia"/>
          <w:lang w:val="zh-TW"/>
        </w:rPr>
        <w:t>交易</w:t>
      </w:r>
      <w:r>
        <w:rPr>
          <w:rFonts w:ascii="宋体" w:hAnsi="宋体" w:cs="宋体" w:hint="eastAsia"/>
          <w:lang w:val="zh-TW"/>
        </w:rPr>
        <w:t>密码校验</w:t>
      </w:r>
      <w:r w:rsidR="004C2276">
        <w:rPr>
          <w:rFonts w:ascii="宋体" w:hAnsi="宋体" w:hint="eastAsia"/>
        </w:rPr>
        <w:t>（10001</w:t>
      </w:r>
      <w:r w:rsidR="00AB3C1C">
        <w:rPr>
          <w:rFonts w:ascii="宋体" w:hAnsi="宋体" w:hint="eastAsia"/>
        </w:rPr>
        <w:t>1</w:t>
      </w:r>
      <w:r w:rsidR="004C2276">
        <w:rPr>
          <w:rFonts w:ascii="宋体" w:hAnsi="宋体" w:hint="eastAsia"/>
        </w:rPr>
        <w:t>）</w:t>
      </w:r>
    </w:p>
    <w:p w14:paraId="1563E15C" w14:textId="77777777" w:rsidR="00565EA3" w:rsidRDefault="00763A7D" w:rsidP="00D10281">
      <w:pPr>
        <w:pStyle w:val="3"/>
        <w:numPr>
          <w:ilvl w:val="0"/>
          <w:numId w:val="10"/>
        </w:numPr>
        <w:rPr>
          <w:rFonts w:ascii="宋体" w:hAnsi="宋体" w:cs="宋体"/>
          <w:lang w:val="zh-TW"/>
        </w:rPr>
      </w:pPr>
      <w:r>
        <w:rPr>
          <w:rFonts w:ascii="宋体" w:hAnsi="宋体" w:cs="宋体" w:hint="eastAsia"/>
          <w:lang w:val="zh-TW"/>
        </w:rPr>
        <w:t>电子账户</w:t>
      </w:r>
      <w:r w:rsidR="000349BB">
        <w:rPr>
          <w:rFonts w:ascii="宋体" w:hAnsi="宋体" w:cs="宋体" w:hint="eastAsia"/>
          <w:lang w:val="zh-TW"/>
        </w:rPr>
        <w:t>交易</w:t>
      </w:r>
      <w:r>
        <w:rPr>
          <w:rFonts w:ascii="宋体" w:hAnsi="宋体" w:cs="宋体" w:hint="eastAsia"/>
          <w:lang w:val="zh-TW"/>
        </w:rPr>
        <w:t>密码修改</w:t>
      </w:r>
      <w:r w:rsidR="004C2276">
        <w:rPr>
          <w:rFonts w:ascii="宋体" w:hAnsi="宋体" w:hint="eastAsia"/>
        </w:rPr>
        <w:t>（10001</w:t>
      </w:r>
      <w:r w:rsidR="00AB3C1C">
        <w:rPr>
          <w:rFonts w:ascii="宋体" w:hAnsi="宋体" w:hint="eastAsia"/>
        </w:rPr>
        <w:t>2</w:t>
      </w:r>
      <w:r w:rsidR="004C2276">
        <w:rPr>
          <w:rFonts w:ascii="宋体" w:hAnsi="宋体" w:hint="eastAsia"/>
        </w:rPr>
        <w:t>）</w:t>
      </w:r>
    </w:p>
    <w:p w14:paraId="33C93BD9" w14:textId="77777777" w:rsidR="00763A7D" w:rsidRDefault="00702297" w:rsidP="00D10281">
      <w:pPr>
        <w:pStyle w:val="3"/>
        <w:numPr>
          <w:ilvl w:val="0"/>
          <w:numId w:val="10"/>
        </w:numPr>
        <w:rPr>
          <w:rFonts w:ascii="宋体" w:hAnsi="宋体" w:cs="宋体"/>
          <w:lang w:val="zh-TW"/>
        </w:rPr>
      </w:pPr>
      <w:r>
        <w:rPr>
          <w:rFonts w:ascii="宋体" w:hAnsi="宋体" w:cs="宋体" w:hint="eastAsia"/>
          <w:lang w:val="zh-TW"/>
        </w:rPr>
        <w:t>电子账户</w:t>
      </w:r>
      <w:r w:rsidR="000349BB">
        <w:rPr>
          <w:rFonts w:ascii="宋体" w:hAnsi="宋体" w:cs="宋体" w:hint="eastAsia"/>
          <w:lang w:val="zh-TW"/>
        </w:rPr>
        <w:t>交易</w:t>
      </w:r>
      <w:r>
        <w:rPr>
          <w:rFonts w:ascii="宋体" w:hAnsi="宋体" w:cs="宋体" w:hint="eastAsia"/>
          <w:lang w:val="zh-TW"/>
        </w:rPr>
        <w:t>密码重置</w:t>
      </w:r>
      <w:r w:rsidR="004C2276">
        <w:rPr>
          <w:rFonts w:ascii="宋体" w:hAnsi="宋体" w:hint="eastAsia"/>
        </w:rPr>
        <w:t>（10001</w:t>
      </w:r>
      <w:r w:rsidR="00AB3C1C">
        <w:rPr>
          <w:rFonts w:ascii="宋体" w:hAnsi="宋体" w:hint="eastAsia"/>
        </w:rPr>
        <w:t>3</w:t>
      </w:r>
      <w:r w:rsidR="004C2276">
        <w:rPr>
          <w:rFonts w:ascii="宋体" w:hAnsi="宋体" w:hint="eastAsia"/>
        </w:rPr>
        <w:t>）</w:t>
      </w:r>
    </w:p>
    <w:p w14:paraId="4A09BADD" w14:textId="77777777" w:rsidR="00702297" w:rsidRPr="00763A7D" w:rsidRDefault="00702297" w:rsidP="00763A7D">
      <w:pPr>
        <w:rPr>
          <w:lang w:val="zh-TW"/>
        </w:rPr>
      </w:pPr>
    </w:p>
    <w:p w14:paraId="7252919D" w14:textId="77777777" w:rsidR="00565EA3" w:rsidRPr="00565EA3" w:rsidRDefault="00702297" w:rsidP="00D10281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电子账户</w:t>
      </w:r>
      <w:r w:rsidR="00565EA3" w:rsidRPr="00565EA3">
        <w:rPr>
          <w:rFonts w:hint="eastAsia"/>
        </w:rPr>
        <w:t>对账</w:t>
      </w:r>
      <w:r w:rsidR="001D7A5C">
        <w:rPr>
          <w:rFonts w:ascii="宋体" w:hAnsi="宋体" w:hint="eastAsia"/>
        </w:rPr>
        <w:t>（10001</w:t>
      </w:r>
      <w:r w:rsidR="00AB3C1C">
        <w:rPr>
          <w:rFonts w:ascii="宋体" w:hAnsi="宋体" w:hint="eastAsia"/>
        </w:rPr>
        <w:t>4</w:t>
      </w:r>
      <w:r w:rsidR="001D7A5C">
        <w:rPr>
          <w:rFonts w:ascii="宋体" w:hAnsi="宋体" w:hint="eastAsia"/>
        </w:rPr>
        <w:t>）</w:t>
      </w:r>
    </w:p>
    <w:p w14:paraId="64A9325D" w14:textId="77777777" w:rsidR="00565EA3" w:rsidRPr="00565EA3" w:rsidRDefault="00565EA3" w:rsidP="00D10281">
      <w:pPr>
        <w:pStyle w:val="3"/>
        <w:numPr>
          <w:ilvl w:val="0"/>
          <w:numId w:val="10"/>
        </w:numPr>
      </w:pPr>
      <w:r w:rsidRPr="00565EA3">
        <w:rPr>
          <w:rFonts w:hint="eastAsia"/>
        </w:rPr>
        <w:t>差错</w:t>
      </w:r>
      <w:r w:rsidR="009B11A1">
        <w:rPr>
          <w:rFonts w:hint="eastAsia"/>
        </w:rPr>
        <w:t>（待定）</w:t>
      </w:r>
    </w:p>
    <w:p w14:paraId="49FDFD37" w14:textId="77777777" w:rsidR="00565EA3" w:rsidRPr="00565EA3" w:rsidRDefault="00565EA3" w:rsidP="00D10281">
      <w:pPr>
        <w:pStyle w:val="3"/>
        <w:numPr>
          <w:ilvl w:val="0"/>
          <w:numId w:val="10"/>
        </w:numPr>
      </w:pPr>
      <w:r w:rsidRPr="00565EA3">
        <w:rPr>
          <w:rFonts w:hint="eastAsia"/>
        </w:rPr>
        <w:t>二类账户余额查询</w:t>
      </w:r>
    </w:p>
    <w:p w14:paraId="2FE8023F" w14:textId="77777777" w:rsidR="00565EA3" w:rsidRPr="00565EA3" w:rsidRDefault="00565EA3" w:rsidP="00D10281">
      <w:pPr>
        <w:pStyle w:val="3"/>
        <w:numPr>
          <w:ilvl w:val="0"/>
          <w:numId w:val="10"/>
        </w:numPr>
      </w:pPr>
      <w:r w:rsidRPr="00565EA3">
        <w:rPr>
          <w:rFonts w:hint="eastAsia"/>
        </w:rPr>
        <w:t>二类账户销户</w:t>
      </w:r>
      <w:r w:rsidR="009B11A1">
        <w:rPr>
          <w:rFonts w:hint="eastAsia"/>
        </w:rPr>
        <w:t>（待定）</w:t>
      </w:r>
    </w:p>
    <w:p w14:paraId="72AAE780" w14:textId="77777777" w:rsidR="00565EA3" w:rsidRPr="00565EA3" w:rsidRDefault="00565EA3" w:rsidP="00D10281">
      <w:pPr>
        <w:pStyle w:val="3"/>
        <w:numPr>
          <w:ilvl w:val="0"/>
          <w:numId w:val="10"/>
        </w:numPr>
      </w:pPr>
      <w:r w:rsidRPr="00565EA3">
        <w:rPr>
          <w:rFonts w:hint="eastAsia"/>
        </w:rPr>
        <w:t>缴费</w:t>
      </w:r>
      <w:r w:rsidR="009B11A1">
        <w:rPr>
          <w:rFonts w:hint="eastAsia"/>
        </w:rPr>
        <w:t>（待定）</w:t>
      </w:r>
    </w:p>
    <w:p w14:paraId="218017AE" w14:textId="77777777" w:rsidR="00565EA3" w:rsidRPr="00565EA3" w:rsidRDefault="00565EA3" w:rsidP="00D10281">
      <w:pPr>
        <w:pStyle w:val="3"/>
        <w:numPr>
          <w:ilvl w:val="0"/>
          <w:numId w:val="10"/>
        </w:numPr>
      </w:pPr>
      <w:r w:rsidRPr="00565EA3">
        <w:rPr>
          <w:rFonts w:hint="eastAsia"/>
        </w:rPr>
        <w:t>转账</w:t>
      </w:r>
      <w:r w:rsidR="009B11A1">
        <w:rPr>
          <w:rFonts w:hint="eastAsia"/>
        </w:rPr>
        <w:t>（待定）</w:t>
      </w:r>
    </w:p>
    <w:p w14:paraId="4A19438E" w14:textId="77777777" w:rsidR="00565EA3" w:rsidRDefault="00565EA3" w:rsidP="00D10281">
      <w:pPr>
        <w:pStyle w:val="3"/>
        <w:numPr>
          <w:ilvl w:val="0"/>
          <w:numId w:val="10"/>
        </w:numPr>
      </w:pPr>
      <w:r w:rsidRPr="00565EA3">
        <w:rPr>
          <w:rFonts w:hint="eastAsia"/>
        </w:rPr>
        <w:t>冲正</w:t>
      </w:r>
      <w:r w:rsidR="009B11A1">
        <w:rPr>
          <w:rFonts w:hint="eastAsia"/>
        </w:rPr>
        <w:t>（待定）</w:t>
      </w:r>
    </w:p>
    <w:p w14:paraId="46417427" w14:textId="77777777" w:rsidR="007050B4" w:rsidRPr="003E7098" w:rsidRDefault="007050B4" w:rsidP="00CB7EED">
      <w:pPr>
        <w:pStyle w:val="1"/>
        <w:numPr>
          <w:ilvl w:val="0"/>
          <w:numId w:val="6"/>
        </w:numPr>
      </w:pPr>
      <w:r w:rsidRPr="003E7098">
        <w:rPr>
          <w:rFonts w:hint="eastAsia"/>
        </w:rPr>
        <w:t>第三方渠道接口</w:t>
      </w:r>
    </w:p>
    <w:p w14:paraId="5811E6A4" w14:textId="77777777" w:rsidR="007050B4" w:rsidRDefault="0017376F" w:rsidP="00254EA2">
      <w:pPr>
        <w:pStyle w:val="a3"/>
        <w:ind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对接银联渠道的银行卡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要素验证、收付捷单笔代扣、对账、差错处理。</w:t>
      </w:r>
    </w:p>
    <w:p w14:paraId="41C9FFB0" w14:textId="77777777" w:rsidR="003C6527" w:rsidRPr="003E7098" w:rsidRDefault="003C6527" w:rsidP="003C6527">
      <w:pPr>
        <w:pStyle w:val="1"/>
        <w:numPr>
          <w:ilvl w:val="0"/>
          <w:numId w:val="6"/>
        </w:numPr>
      </w:pPr>
      <w:r>
        <w:rPr>
          <w:rFonts w:hint="eastAsia"/>
        </w:rPr>
        <w:t>短信平台</w:t>
      </w:r>
      <w:r w:rsidRPr="003E7098">
        <w:rPr>
          <w:rFonts w:hint="eastAsia"/>
        </w:rPr>
        <w:t>接口</w:t>
      </w:r>
    </w:p>
    <w:p w14:paraId="7D62E22B" w14:textId="77777777" w:rsidR="003C6527" w:rsidRDefault="006C4388" w:rsidP="00345939">
      <w:pPr>
        <w:pStyle w:val="2"/>
      </w:pPr>
      <w:r>
        <w:rPr>
          <w:rFonts w:hint="eastAsia"/>
        </w:rPr>
        <w:t>发送</w:t>
      </w:r>
      <w:r w:rsidR="009B54F4">
        <w:rPr>
          <w:rFonts w:hint="eastAsia"/>
        </w:rPr>
        <w:t>手机号</w:t>
      </w:r>
      <w:r>
        <w:rPr>
          <w:rFonts w:hint="eastAsia"/>
        </w:rPr>
        <w:t>验证码接口</w:t>
      </w:r>
    </w:p>
    <w:p w14:paraId="558B86A7" w14:textId="66554DCA" w:rsidR="00345939" w:rsidRDefault="00345939" w:rsidP="00345939">
      <w:r>
        <w:rPr>
          <w:rFonts w:hint="eastAsia"/>
        </w:rPr>
        <w:t>要素：手机号、验证码</w:t>
      </w:r>
    </w:p>
    <w:p w14:paraId="71963B36" w14:textId="2B6A77FC" w:rsidR="00586860" w:rsidRDefault="00586860" w:rsidP="00345939"/>
    <w:p w14:paraId="64B99865" w14:textId="061B9B39" w:rsidR="006C4388" w:rsidRPr="0019698F" w:rsidRDefault="006C4388" w:rsidP="0019698F">
      <w:pPr>
        <w:jc w:val="left"/>
        <w:rPr>
          <w:rFonts w:hint="eastAsia"/>
          <w:sz w:val="32"/>
          <w:szCs w:val="32"/>
        </w:rPr>
      </w:pPr>
      <w:bookmarkStart w:id="5" w:name="_GoBack"/>
      <w:bookmarkEnd w:id="5"/>
    </w:p>
    <w:sectPr w:rsidR="006C4388" w:rsidRPr="0019698F" w:rsidSect="00B66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dministrator" w:date="2020-10-10T09:06:00Z" w:initials="A">
    <w:p w14:paraId="54082839" w14:textId="77777777" w:rsidR="00A86F6B" w:rsidRDefault="00A86F6B">
      <w:pPr>
        <w:pStyle w:val="ae"/>
        <w:rPr>
          <w:rFonts w:hint="eastAsia"/>
        </w:rPr>
      </w:pPr>
      <w:r>
        <w:rPr>
          <w:rStyle w:val="ad"/>
        </w:rPr>
        <w:annotationRef/>
      </w:r>
      <w:r>
        <w:rPr>
          <w:rFonts w:hint="eastAsia"/>
        </w:rPr>
        <w:t>NFC</w:t>
      </w:r>
      <w:r>
        <w:t>功能</w:t>
      </w:r>
      <w:r>
        <w:rPr>
          <w:rFonts w:hint="eastAsia"/>
        </w:rPr>
        <w:t>未</w:t>
      </w:r>
      <w:r>
        <w:t>实现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082839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30D38B" w14:textId="77777777" w:rsidR="00700481" w:rsidRDefault="00700481" w:rsidP="009C5884">
      <w:r>
        <w:separator/>
      </w:r>
    </w:p>
  </w:endnote>
  <w:endnote w:type="continuationSeparator" w:id="0">
    <w:p w14:paraId="20948972" w14:textId="77777777" w:rsidR="00700481" w:rsidRDefault="00700481" w:rsidP="009C5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E8DCDB" w14:textId="77777777" w:rsidR="00700481" w:rsidRDefault="00700481" w:rsidP="009C5884">
      <w:r>
        <w:separator/>
      </w:r>
    </w:p>
  </w:footnote>
  <w:footnote w:type="continuationSeparator" w:id="0">
    <w:p w14:paraId="6C854FBC" w14:textId="77777777" w:rsidR="00700481" w:rsidRDefault="00700481" w:rsidP="009C5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1965"/>
    <w:multiLevelType w:val="hybridMultilevel"/>
    <w:tmpl w:val="312E30A4"/>
    <w:lvl w:ilvl="0" w:tplc="395872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5045B"/>
    <w:multiLevelType w:val="hybridMultilevel"/>
    <w:tmpl w:val="CEB813AE"/>
    <w:lvl w:ilvl="0" w:tplc="73AE45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9A6580"/>
    <w:multiLevelType w:val="hybridMultilevel"/>
    <w:tmpl w:val="A538F4DE"/>
    <w:lvl w:ilvl="0" w:tplc="7B8E7A0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0A3965BC"/>
    <w:multiLevelType w:val="hybridMultilevel"/>
    <w:tmpl w:val="5372B3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19382F"/>
    <w:multiLevelType w:val="hybridMultilevel"/>
    <w:tmpl w:val="5BD80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B23178"/>
    <w:multiLevelType w:val="hybridMultilevel"/>
    <w:tmpl w:val="ED80006A"/>
    <w:lvl w:ilvl="0" w:tplc="BB6251D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B628F8"/>
    <w:multiLevelType w:val="hybridMultilevel"/>
    <w:tmpl w:val="9E080C32"/>
    <w:lvl w:ilvl="0" w:tplc="A2B450A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31AD654A"/>
    <w:multiLevelType w:val="hybridMultilevel"/>
    <w:tmpl w:val="46B042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1A22744"/>
    <w:multiLevelType w:val="hybridMultilevel"/>
    <w:tmpl w:val="29FC1B7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9" w15:restartNumberingAfterBreak="0">
    <w:nsid w:val="4DA321BC"/>
    <w:multiLevelType w:val="hybridMultilevel"/>
    <w:tmpl w:val="9E080C32"/>
    <w:lvl w:ilvl="0" w:tplc="A2B450A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526B07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27515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71A44A0"/>
    <w:multiLevelType w:val="hybridMultilevel"/>
    <w:tmpl w:val="9E080C32"/>
    <w:lvl w:ilvl="0" w:tplc="A2B450A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60723C1C"/>
    <w:multiLevelType w:val="hybridMultilevel"/>
    <w:tmpl w:val="4F96C3E8"/>
    <w:lvl w:ilvl="0" w:tplc="3342F86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61037B5B"/>
    <w:multiLevelType w:val="hybridMultilevel"/>
    <w:tmpl w:val="9E080C32"/>
    <w:lvl w:ilvl="0" w:tplc="A2B450A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68A256E2"/>
    <w:multiLevelType w:val="hybridMultilevel"/>
    <w:tmpl w:val="9E080C32"/>
    <w:lvl w:ilvl="0" w:tplc="A2B450A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6BCD780E"/>
    <w:multiLevelType w:val="hybridMultilevel"/>
    <w:tmpl w:val="A45012A6"/>
    <w:lvl w:ilvl="0" w:tplc="A6521AE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1AB7B8F"/>
    <w:multiLevelType w:val="hybridMultilevel"/>
    <w:tmpl w:val="1F740946"/>
    <w:lvl w:ilvl="0" w:tplc="95BA99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413ED3"/>
    <w:multiLevelType w:val="hybridMultilevel"/>
    <w:tmpl w:val="64662F2A"/>
    <w:lvl w:ilvl="0" w:tplc="4B5C970E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7C580619"/>
    <w:multiLevelType w:val="hybridMultilevel"/>
    <w:tmpl w:val="BF3A89D0"/>
    <w:lvl w:ilvl="0" w:tplc="5D3406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F6E04CC"/>
    <w:multiLevelType w:val="hybridMultilevel"/>
    <w:tmpl w:val="47B44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2"/>
  </w:num>
  <w:num w:numId="4">
    <w:abstractNumId w:val="18"/>
  </w:num>
  <w:num w:numId="5">
    <w:abstractNumId w:val="8"/>
  </w:num>
  <w:num w:numId="6">
    <w:abstractNumId w:val="11"/>
  </w:num>
  <w:num w:numId="7">
    <w:abstractNumId w:val="6"/>
  </w:num>
  <w:num w:numId="8">
    <w:abstractNumId w:val="13"/>
  </w:num>
  <w:num w:numId="9">
    <w:abstractNumId w:val="5"/>
  </w:num>
  <w:num w:numId="10">
    <w:abstractNumId w:val="3"/>
  </w:num>
  <w:num w:numId="11">
    <w:abstractNumId w:val="17"/>
  </w:num>
  <w:num w:numId="12">
    <w:abstractNumId w:val="15"/>
  </w:num>
  <w:num w:numId="13">
    <w:abstractNumId w:val="19"/>
  </w:num>
  <w:num w:numId="14">
    <w:abstractNumId w:val="0"/>
  </w:num>
  <w:num w:numId="15">
    <w:abstractNumId w:val="12"/>
  </w:num>
  <w:num w:numId="16">
    <w:abstractNumId w:val="14"/>
  </w:num>
  <w:num w:numId="17">
    <w:abstractNumId w:val="20"/>
  </w:num>
  <w:num w:numId="18">
    <w:abstractNumId w:val="1"/>
  </w:num>
  <w:num w:numId="19">
    <w:abstractNumId w:val="7"/>
  </w:num>
  <w:num w:numId="20">
    <w:abstractNumId w:val="9"/>
  </w:num>
  <w:num w:numId="2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169B"/>
    <w:rsid w:val="00001BE3"/>
    <w:rsid w:val="000022ED"/>
    <w:rsid w:val="00004A6E"/>
    <w:rsid w:val="0000777C"/>
    <w:rsid w:val="00015B2A"/>
    <w:rsid w:val="00017E54"/>
    <w:rsid w:val="000205F2"/>
    <w:rsid w:val="000229EA"/>
    <w:rsid w:val="00033AF0"/>
    <w:rsid w:val="00034397"/>
    <w:rsid w:val="000349BB"/>
    <w:rsid w:val="00043861"/>
    <w:rsid w:val="00050EBB"/>
    <w:rsid w:val="000542C1"/>
    <w:rsid w:val="00062833"/>
    <w:rsid w:val="000673F1"/>
    <w:rsid w:val="000705CB"/>
    <w:rsid w:val="00075C9F"/>
    <w:rsid w:val="0008159D"/>
    <w:rsid w:val="00086315"/>
    <w:rsid w:val="00094CAB"/>
    <w:rsid w:val="0009594B"/>
    <w:rsid w:val="0009629A"/>
    <w:rsid w:val="0009682D"/>
    <w:rsid w:val="00096B01"/>
    <w:rsid w:val="000A31B0"/>
    <w:rsid w:val="000A3BF4"/>
    <w:rsid w:val="000B1017"/>
    <w:rsid w:val="000B17A7"/>
    <w:rsid w:val="000B7EDF"/>
    <w:rsid w:val="000C1670"/>
    <w:rsid w:val="000C1CAD"/>
    <w:rsid w:val="000C374F"/>
    <w:rsid w:val="000C4474"/>
    <w:rsid w:val="000C4D07"/>
    <w:rsid w:val="000E14C7"/>
    <w:rsid w:val="000E789C"/>
    <w:rsid w:val="000F26ED"/>
    <w:rsid w:val="0010084A"/>
    <w:rsid w:val="00103B57"/>
    <w:rsid w:val="0011146F"/>
    <w:rsid w:val="00115556"/>
    <w:rsid w:val="00124CFE"/>
    <w:rsid w:val="00132D95"/>
    <w:rsid w:val="00134F19"/>
    <w:rsid w:val="00141787"/>
    <w:rsid w:val="00143687"/>
    <w:rsid w:val="0015493A"/>
    <w:rsid w:val="001549E7"/>
    <w:rsid w:val="0015785C"/>
    <w:rsid w:val="00161FAE"/>
    <w:rsid w:val="00164147"/>
    <w:rsid w:val="00171458"/>
    <w:rsid w:val="0017376F"/>
    <w:rsid w:val="001779DE"/>
    <w:rsid w:val="00182F26"/>
    <w:rsid w:val="001844D4"/>
    <w:rsid w:val="00185E76"/>
    <w:rsid w:val="00187E85"/>
    <w:rsid w:val="0019698F"/>
    <w:rsid w:val="0019794A"/>
    <w:rsid w:val="001A09C2"/>
    <w:rsid w:val="001A5170"/>
    <w:rsid w:val="001B4C2F"/>
    <w:rsid w:val="001B63F9"/>
    <w:rsid w:val="001C0795"/>
    <w:rsid w:val="001C497B"/>
    <w:rsid w:val="001C4D76"/>
    <w:rsid w:val="001D7A5C"/>
    <w:rsid w:val="001D7B9F"/>
    <w:rsid w:val="001E2BD1"/>
    <w:rsid w:val="001E76DF"/>
    <w:rsid w:val="002052F0"/>
    <w:rsid w:val="002245F9"/>
    <w:rsid w:val="00226502"/>
    <w:rsid w:val="00227445"/>
    <w:rsid w:val="00232C43"/>
    <w:rsid w:val="0024050C"/>
    <w:rsid w:val="002406D2"/>
    <w:rsid w:val="00246C86"/>
    <w:rsid w:val="002548D4"/>
    <w:rsid w:val="00254EA2"/>
    <w:rsid w:val="00264075"/>
    <w:rsid w:val="00270C42"/>
    <w:rsid w:val="0027337E"/>
    <w:rsid w:val="00273701"/>
    <w:rsid w:val="002741BD"/>
    <w:rsid w:val="0028201C"/>
    <w:rsid w:val="002855BC"/>
    <w:rsid w:val="00295F22"/>
    <w:rsid w:val="00296439"/>
    <w:rsid w:val="002978B2"/>
    <w:rsid w:val="002A175A"/>
    <w:rsid w:val="002B07D2"/>
    <w:rsid w:val="002B2993"/>
    <w:rsid w:val="002C7961"/>
    <w:rsid w:val="002D4330"/>
    <w:rsid w:val="002D48B2"/>
    <w:rsid w:val="002D4D41"/>
    <w:rsid w:val="002E3802"/>
    <w:rsid w:val="002E4F30"/>
    <w:rsid w:val="002E6A06"/>
    <w:rsid w:val="002F15E0"/>
    <w:rsid w:val="002F53BF"/>
    <w:rsid w:val="002F7A3B"/>
    <w:rsid w:val="00317F07"/>
    <w:rsid w:val="00333B42"/>
    <w:rsid w:val="00336679"/>
    <w:rsid w:val="00337BC4"/>
    <w:rsid w:val="0034218B"/>
    <w:rsid w:val="00343073"/>
    <w:rsid w:val="00345939"/>
    <w:rsid w:val="00346199"/>
    <w:rsid w:val="00346CAD"/>
    <w:rsid w:val="00352719"/>
    <w:rsid w:val="00352D51"/>
    <w:rsid w:val="00356BE8"/>
    <w:rsid w:val="00363D7A"/>
    <w:rsid w:val="0036718A"/>
    <w:rsid w:val="003703AE"/>
    <w:rsid w:val="00375712"/>
    <w:rsid w:val="00376963"/>
    <w:rsid w:val="003811F4"/>
    <w:rsid w:val="00387189"/>
    <w:rsid w:val="00391781"/>
    <w:rsid w:val="003A3E26"/>
    <w:rsid w:val="003B42EB"/>
    <w:rsid w:val="003C6527"/>
    <w:rsid w:val="003D64A2"/>
    <w:rsid w:val="003E0F76"/>
    <w:rsid w:val="003E2B85"/>
    <w:rsid w:val="003E7098"/>
    <w:rsid w:val="003F0DBA"/>
    <w:rsid w:val="003F3B7E"/>
    <w:rsid w:val="003F4674"/>
    <w:rsid w:val="003F4894"/>
    <w:rsid w:val="003F529B"/>
    <w:rsid w:val="003F6FD5"/>
    <w:rsid w:val="00404E25"/>
    <w:rsid w:val="00411BB2"/>
    <w:rsid w:val="00413696"/>
    <w:rsid w:val="00415A14"/>
    <w:rsid w:val="00417D44"/>
    <w:rsid w:val="00422415"/>
    <w:rsid w:val="00424E08"/>
    <w:rsid w:val="004271D6"/>
    <w:rsid w:val="00432B11"/>
    <w:rsid w:val="00443BEC"/>
    <w:rsid w:val="00444A41"/>
    <w:rsid w:val="004479E2"/>
    <w:rsid w:val="00451AEE"/>
    <w:rsid w:val="00456EA8"/>
    <w:rsid w:val="004573E0"/>
    <w:rsid w:val="00474F97"/>
    <w:rsid w:val="00483B82"/>
    <w:rsid w:val="004914A9"/>
    <w:rsid w:val="00496224"/>
    <w:rsid w:val="004A59AF"/>
    <w:rsid w:val="004A7BDA"/>
    <w:rsid w:val="004B3079"/>
    <w:rsid w:val="004B65AB"/>
    <w:rsid w:val="004C2276"/>
    <w:rsid w:val="004C2922"/>
    <w:rsid w:val="004D45B9"/>
    <w:rsid w:val="004E09C4"/>
    <w:rsid w:val="004E17CA"/>
    <w:rsid w:val="004E50C4"/>
    <w:rsid w:val="004F6D29"/>
    <w:rsid w:val="004F71BA"/>
    <w:rsid w:val="00501126"/>
    <w:rsid w:val="00502250"/>
    <w:rsid w:val="00507CF4"/>
    <w:rsid w:val="00511CFD"/>
    <w:rsid w:val="00525C13"/>
    <w:rsid w:val="0052607A"/>
    <w:rsid w:val="005342FC"/>
    <w:rsid w:val="00534B3C"/>
    <w:rsid w:val="005375A8"/>
    <w:rsid w:val="00540EB0"/>
    <w:rsid w:val="00553A6D"/>
    <w:rsid w:val="00554D88"/>
    <w:rsid w:val="00562CBB"/>
    <w:rsid w:val="0056504A"/>
    <w:rsid w:val="005653C4"/>
    <w:rsid w:val="00565EA3"/>
    <w:rsid w:val="005722F0"/>
    <w:rsid w:val="00573330"/>
    <w:rsid w:val="005762F8"/>
    <w:rsid w:val="005764E1"/>
    <w:rsid w:val="00580D77"/>
    <w:rsid w:val="00582A1D"/>
    <w:rsid w:val="00582A9B"/>
    <w:rsid w:val="00586860"/>
    <w:rsid w:val="005962C0"/>
    <w:rsid w:val="005967DF"/>
    <w:rsid w:val="005A4EAD"/>
    <w:rsid w:val="005A59F4"/>
    <w:rsid w:val="005A6E84"/>
    <w:rsid w:val="005B0722"/>
    <w:rsid w:val="005B3D3A"/>
    <w:rsid w:val="005B58AD"/>
    <w:rsid w:val="005C304F"/>
    <w:rsid w:val="005C6FA7"/>
    <w:rsid w:val="005D0F84"/>
    <w:rsid w:val="005D38B2"/>
    <w:rsid w:val="005D530F"/>
    <w:rsid w:val="005D66BD"/>
    <w:rsid w:val="005E3D87"/>
    <w:rsid w:val="005F440C"/>
    <w:rsid w:val="005F5003"/>
    <w:rsid w:val="005F5073"/>
    <w:rsid w:val="0061068D"/>
    <w:rsid w:val="0061302E"/>
    <w:rsid w:val="00622030"/>
    <w:rsid w:val="00634F62"/>
    <w:rsid w:val="006350A0"/>
    <w:rsid w:val="0063573F"/>
    <w:rsid w:val="00657597"/>
    <w:rsid w:val="00664E55"/>
    <w:rsid w:val="00667516"/>
    <w:rsid w:val="00671B79"/>
    <w:rsid w:val="00671CF9"/>
    <w:rsid w:val="006724F3"/>
    <w:rsid w:val="00675CD2"/>
    <w:rsid w:val="00675DE0"/>
    <w:rsid w:val="00675E56"/>
    <w:rsid w:val="00681F4E"/>
    <w:rsid w:val="00682069"/>
    <w:rsid w:val="006821CB"/>
    <w:rsid w:val="00683439"/>
    <w:rsid w:val="006A1192"/>
    <w:rsid w:val="006A2847"/>
    <w:rsid w:val="006A53CF"/>
    <w:rsid w:val="006B7D63"/>
    <w:rsid w:val="006C4388"/>
    <w:rsid w:val="006D284D"/>
    <w:rsid w:val="006D4F1D"/>
    <w:rsid w:val="006E1D42"/>
    <w:rsid w:val="006E495E"/>
    <w:rsid w:val="006E687F"/>
    <w:rsid w:val="006F2828"/>
    <w:rsid w:val="006F3B61"/>
    <w:rsid w:val="006F4FFD"/>
    <w:rsid w:val="00700481"/>
    <w:rsid w:val="00702297"/>
    <w:rsid w:val="007050B4"/>
    <w:rsid w:val="0071262D"/>
    <w:rsid w:val="007159AC"/>
    <w:rsid w:val="007241FC"/>
    <w:rsid w:val="007243E4"/>
    <w:rsid w:val="00726DDA"/>
    <w:rsid w:val="007274F7"/>
    <w:rsid w:val="0072758C"/>
    <w:rsid w:val="00731FD2"/>
    <w:rsid w:val="0073750E"/>
    <w:rsid w:val="00740419"/>
    <w:rsid w:val="00741102"/>
    <w:rsid w:val="007414A4"/>
    <w:rsid w:val="007442FA"/>
    <w:rsid w:val="00750DA8"/>
    <w:rsid w:val="00753B90"/>
    <w:rsid w:val="00755F44"/>
    <w:rsid w:val="0076118B"/>
    <w:rsid w:val="00763A7D"/>
    <w:rsid w:val="00763BAE"/>
    <w:rsid w:val="00766E46"/>
    <w:rsid w:val="0077410D"/>
    <w:rsid w:val="00774574"/>
    <w:rsid w:val="00774975"/>
    <w:rsid w:val="00774BC2"/>
    <w:rsid w:val="00776516"/>
    <w:rsid w:val="00776EF3"/>
    <w:rsid w:val="00780E52"/>
    <w:rsid w:val="007816CC"/>
    <w:rsid w:val="00795D89"/>
    <w:rsid w:val="00796539"/>
    <w:rsid w:val="007A7248"/>
    <w:rsid w:val="007B0C59"/>
    <w:rsid w:val="007B4447"/>
    <w:rsid w:val="007B6D07"/>
    <w:rsid w:val="007C1DE5"/>
    <w:rsid w:val="007C7140"/>
    <w:rsid w:val="007D36AC"/>
    <w:rsid w:val="007D460C"/>
    <w:rsid w:val="007D6AF0"/>
    <w:rsid w:val="007E09F6"/>
    <w:rsid w:val="008071B9"/>
    <w:rsid w:val="00807BF8"/>
    <w:rsid w:val="0081030B"/>
    <w:rsid w:val="008133E6"/>
    <w:rsid w:val="008172BE"/>
    <w:rsid w:val="00823195"/>
    <w:rsid w:val="00824A27"/>
    <w:rsid w:val="0082714A"/>
    <w:rsid w:val="00827EDE"/>
    <w:rsid w:val="00830EE1"/>
    <w:rsid w:val="0083217B"/>
    <w:rsid w:val="00833D0B"/>
    <w:rsid w:val="00834ACD"/>
    <w:rsid w:val="00845137"/>
    <w:rsid w:val="00846CD9"/>
    <w:rsid w:val="00847819"/>
    <w:rsid w:val="00851988"/>
    <w:rsid w:val="00852185"/>
    <w:rsid w:val="00864E7A"/>
    <w:rsid w:val="0087130C"/>
    <w:rsid w:val="008773AA"/>
    <w:rsid w:val="00890300"/>
    <w:rsid w:val="00890E86"/>
    <w:rsid w:val="00897372"/>
    <w:rsid w:val="00897E0D"/>
    <w:rsid w:val="008A4C26"/>
    <w:rsid w:val="008A7973"/>
    <w:rsid w:val="008B10DF"/>
    <w:rsid w:val="008B358A"/>
    <w:rsid w:val="008B3B7F"/>
    <w:rsid w:val="008B5CC3"/>
    <w:rsid w:val="008C002F"/>
    <w:rsid w:val="008C376B"/>
    <w:rsid w:val="008E09DA"/>
    <w:rsid w:val="008E28F5"/>
    <w:rsid w:val="008E5317"/>
    <w:rsid w:val="008F1660"/>
    <w:rsid w:val="008F4D1C"/>
    <w:rsid w:val="008F6005"/>
    <w:rsid w:val="00904DE9"/>
    <w:rsid w:val="009050AA"/>
    <w:rsid w:val="00905FEF"/>
    <w:rsid w:val="0090707C"/>
    <w:rsid w:val="009117DB"/>
    <w:rsid w:val="00933718"/>
    <w:rsid w:val="00936325"/>
    <w:rsid w:val="009365B6"/>
    <w:rsid w:val="009442E8"/>
    <w:rsid w:val="00960156"/>
    <w:rsid w:val="00960D26"/>
    <w:rsid w:val="00963ADE"/>
    <w:rsid w:val="009671D3"/>
    <w:rsid w:val="009712AA"/>
    <w:rsid w:val="00975B9A"/>
    <w:rsid w:val="0098174B"/>
    <w:rsid w:val="00986D19"/>
    <w:rsid w:val="00996DF6"/>
    <w:rsid w:val="009A6A2E"/>
    <w:rsid w:val="009B11A1"/>
    <w:rsid w:val="009B54F4"/>
    <w:rsid w:val="009B6B34"/>
    <w:rsid w:val="009B7ECF"/>
    <w:rsid w:val="009C50F0"/>
    <w:rsid w:val="009C5884"/>
    <w:rsid w:val="009D2A2F"/>
    <w:rsid w:val="009D2BA6"/>
    <w:rsid w:val="009F06A7"/>
    <w:rsid w:val="009F5BC0"/>
    <w:rsid w:val="009F738B"/>
    <w:rsid w:val="00A032D0"/>
    <w:rsid w:val="00A04425"/>
    <w:rsid w:val="00A06EA9"/>
    <w:rsid w:val="00A1115F"/>
    <w:rsid w:val="00A2481F"/>
    <w:rsid w:val="00A25D05"/>
    <w:rsid w:val="00A26863"/>
    <w:rsid w:val="00A31530"/>
    <w:rsid w:val="00A4637C"/>
    <w:rsid w:val="00A508B0"/>
    <w:rsid w:val="00A52C2F"/>
    <w:rsid w:val="00A55142"/>
    <w:rsid w:val="00A60042"/>
    <w:rsid w:val="00A66412"/>
    <w:rsid w:val="00A667E3"/>
    <w:rsid w:val="00A76244"/>
    <w:rsid w:val="00A86F6B"/>
    <w:rsid w:val="00A90D74"/>
    <w:rsid w:val="00AA175D"/>
    <w:rsid w:val="00AA442C"/>
    <w:rsid w:val="00AA45AA"/>
    <w:rsid w:val="00AA5B9A"/>
    <w:rsid w:val="00AA6156"/>
    <w:rsid w:val="00AA6BA8"/>
    <w:rsid w:val="00AA7AC6"/>
    <w:rsid w:val="00AB0174"/>
    <w:rsid w:val="00AB0458"/>
    <w:rsid w:val="00AB0F01"/>
    <w:rsid w:val="00AB3C1C"/>
    <w:rsid w:val="00AC3D3E"/>
    <w:rsid w:val="00AC48FC"/>
    <w:rsid w:val="00AD1885"/>
    <w:rsid w:val="00AD2AB6"/>
    <w:rsid w:val="00AE0AE8"/>
    <w:rsid w:val="00AE1600"/>
    <w:rsid w:val="00AE780E"/>
    <w:rsid w:val="00AF1B7B"/>
    <w:rsid w:val="00AF1BEB"/>
    <w:rsid w:val="00AF4B7B"/>
    <w:rsid w:val="00B0360A"/>
    <w:rsid w:val="00B04663"/>
    <w:rsid w:val="00B04707"/>
    <w:rsid w:val="00B056D7"/>
    <w:rsid w:val="00B10C63"/>
    <w:rsid w:val="00B11522"/>
    <w:rsid w:val="00B116F1"/>
    <w:rsid w:val="00B12A40"/>
    <w:rsid w:val="00B14FA2"/>
    <w:rsid w:val="00B21197"/>
    <w:rsid w:val="00B214B5"/>
    <w:rsid w:val="00B25017"/>
    <w:rsid w:val="00B25CE5"/>
    <w:rsid w:val="00B30004"/>
    <w:rsid w:val="00B33672"/>
    <w:rsid w:val="00B36CF5"/>
    <w:rsid w:val="00B4069A"/>
    <w:rsid w:val="00B42E24"/>
    <w:rsid w:val="00B55ACB"/>
    <w:rsid w:val="00B55BB5"/>
    <w:rsid w:val="00B65734"/>
    <w:rsid w:val="00B66464"/>
    <w:rsid w:val="00B66D51"/>
    <w:rsid w:val="00B743B7"/>
    <w:rsid w:val="00B77989"/>
    <w:rsid w:val="00B87F7F"/>
    <w:rsid w:val="00B94230"/>
    <w:rsid w:val="00BA03CD"/>
    <w:rsid w:val="00BA4F02"/>
    <w:rsid w:val="00BA6E6C"/>
    <w:rsid w:val="00BB470E"/>
    <w:rsid w:val="00BD028E"/>
    <w:rsid w:val="00BD41F6"/>
    <w:rsid w:val="00BE13D3"/>
    <w:rsid w:val="00BE3AAA"/>
    <w:rsid w:val="00BF395A"/>
    <w:rsid w:val="00BF622B"/>
    <w:rsid w:val="00BF70E6"/>
    <w:rsid w:val="00C03E70"/>
    <w:rsid w:val="00C05EBD"/>
    <w:rsid w:val="00C13026"/>
    <w:rsid w:val="00C1743A"/>
    <w:rsid w:val="00C22134"/>
    <w:rsid w:val="00C22D0B"/>
    <w:rsid w:val="00C25E17"/>
    <w:rsid w:val="00C25E57"/>
    <w:rsid w:val="00C2681D"/>
    <w:rsid w:val="00C2759B"/>
    <w:rsid w:val="00C3261C"/>
    <w:rsid w:val="00C609E3"/>
    <w:rsid w:val="00C642E8"/>
    <w:rsid w:val="00C64D36"/>
    <w:rsid w:val="00C7033E"/>
    <w:rsid w:val="00C751EC"/>
    <w:rsid w:val="00C81180"/>
    <w:rsid w:val="00C8476C"/>
    <w:rsid w:val="00C867FD"/>
    <w:rsid w:val="00C87943"/>
    <w:rsid w:val="00C96CF0"/>
    <w:rsid w:val="00CA2DC4"/>
    <w:rsid w:val="00CB1973"/>
    <w:rsid w:val="00CB4A4F"/>
    <w:rsid w:val="00CB7EED"/>
    <w:rsid w:val="00CC13C9"/>
    <w:rsid w:val="00CC1EF0"/>
    <w:rsid w:val="00CC3E46"/>
    <w:rsid w:val="00CC55FD"/>
    <w:rsid w:val="00CD0969"/>
    <w:rsid w:val="00CD1B4D"/>
    <w:rsid w:val="00CD3A92"/>
    <w:rsid w:val="00CD610B"/>
    <w:rsid w:val="00CE074C"/>
    <w:rsid w:val="00CE3D1E"/>
    <w:rsid w:val="00CE60AE"/>
    <w:rsid w:val="00CE6A0A"/>
    <w:rsid w:val="00CE7381"/>
    <w:rsid w:val="00CF3693"/>
    <w:rsid w:val="00CF4A3E"/>
    <w:rsid w:val="00D02FB5"/>
    <w:rsid w:val="00D10281"/>
    <w:rsid w:val="00D10568"/>
    <w:rsid w:val="00D1123A"/>
    <w:rsid w:val="00D1216A"/>
    <w:rsid w:val="00D13590"/>
    <w:rsid w:val="00D206BA"/>
    <w:rsid w:val="00D23573"/>
    <w:rsid w:val="00D317A0"/>
    <w:rsid w:val="00D3522D"/>
    <w:rsid w:val="00D35866"/>
    <w:rsid w:val="00D372BB"/>
    <w:rsid w:val="00D413AC"/>
    <w:rsid w:val="00D45291"/>
    <w:rsid w:val="00D452B9"/>
    <w:rsid w:val="00D531A5"/>
    <w:rsid w:val="00D6005B"/>
    <w:rsid w:val="00D61FA7"/>
    <w:rsid w:val="00D62D0A"/>
    <w:rsid w:val="00D65130"/>
    <w:rsid w:val="00D66162"/>
    <w:rsid w:val="00D67757"/>
    <w:rsid w:val="00D81305"/>
    <w:rsid w:val="00D8551B"/>
    <w:rsid w:val="00D90C75"/>
    <w:rsid w:val="00D90E1E"/>
    <w:rsid w:val="00D917DB"/>
    <w:rsid w:val="00D9611E"/>
    <w:rsid w:val="00D961D8"/>
    <w:rsid w:val="00D97D0F"/>
    <w:rsid w:val="00DA1243"/>
    <w:rsid w:val="00DA4AF3"/>
    <w:rsid w:val="00DB3382"/>
    <w:rsid w:val="00DB54F0"/>
    <w:rsid w:val="00DC4D9A"/>
    <w:rsid w:val="00DC5007"/>
    <w:rsid w:val="00DC6F51"/>
    <w:rsid w:val="00DD214A"/>
    <w:rsid w:val="00DD6372"/>
    <w:rsid w:val="00DD6A9D"/>
    <w:rsid w:val="00DE09C8"/>
    <w:rsid w:val="00DE3C4C"/>
    <w:rsid w:val="00DF7D6C"/>
    <w:rsid w:val="00E053B8"/>
    <w:rsid w:val="00E205A6"/>
    <w:rsid w:val="00E205CD"/>
    <w:rsid w:val="00E208BF"/>
    <w:rsid w:val="00E227FF"/>
    <w:rsid w:val="00E31132"/>
    <w:rsid w:val="00E32E15"/>
    <w:rsid w:val="00E32E44"/>
    <w:rsid w:val="00E3613A"/>
    <w:rsid w:val="00E37FF7"/>
    <w:rsid w:val="00E414DA"/>
    <w:rsid w:val="00E452C3"/>
    <w:rsid w:val="00E47874"/>
    <w:rsid w:val="00E62CD4"/>
    <w:rsid w:val="00E64F07"/>
    <w:rsid w:val="00E65F0A"/>
    <w:rsid w:val="00E671B3"/>
    <w:rsid w:val="00E72F5E"/>
    <w:rsid w:val="00E749FE"/>
    <w:rsid w:val="00E763FD"/>
    <w:rsid w:val="00E771E8"/>
    <w:rsid w:val="00E81673"/>
    <w:rsid w:val="00E83E00"/>
    <w:rsid w:val="00E91A7E"/>
    <w:rsid w:val="00E92C8F"/>
    <w:rsid w:val="00E957A5"/>
    <w:rsid w:val="00EA01B2"/>
    <w:rsid w:val="00EA5054"/>
    <w:rsid w:val="00EB0845"/>
    <w:rsid w:val="00EB2E13"/>
    <w:rsid w:val="00EB5B68"/>
    <w:rsid w:val="00EC37F5"/>
    <w:rsid w:val="00ED24A8"/>
    <w:rsid w:val="00ED2B1C"/>
    <w:rsid w:val="00ED5DA5"/>
    <w:rsid w:val="00ED6988"/>
    <w:rsid w:val="00ED7D87"/>
    <w:rsid w:val="00EE08AA"/>
    <w:rsid w:val="00EE1FF0"/>
    <w:rsid w:val="00EE4AD4"/>
    <w:rsid w:val="00EE4E0A"/>
    <w:rsid w:val="00F01E26"/>
    <w:rsid w:val="00F14BDA"/>
    <w:rsid w:val="00F17E3C"/>
    <w:rsid w:val="00F205FE"/>
    <w:rsid w:val="00F248B1"/>
    <w:rsid w:val="00F24BD1"/>
    <w:rsid w:val="00F25E98"/>
    <w:rsid w:val="00F35B1E"/>
    <w:rsid w:val="00F36660"/>
    <w:rsid w:val="00F44DD3"/>
    <w:rsid w:val="00F47069"/>
    <w:rsid w:val="00F5045F"/>
    <w:rsid w:val="00F5169B"/>
    <w:rsid w:val="00F577A8"/>
    <w:rsid w:val="00F62D46"/>
    <w:rsid w:val="00F70C9A"/>
    <w:rsid w:val="00F73910"/>
    <w:rsid w:val="00F76CB2"/>
    <w:rsid w:val="00F830DC"/>
    <w:rsid w:val="00F84096"/>
    <w:rsid w:val="00F86458"/>
    <w:rsid w:val="00FA0E0D"/>
    <w:rsid w:val="00FA0F9A"/>
    <w:rsid w:val="00FB2F93"/>
    <w:rsid w:val="00FB2FA0"/>
    <w:rsid w:val="00FB3A06"/>
    <w:rsid w:val="00FB548F"/>
    <w:rsid w:val="00FC219E"/>
    <w:rsid w:val="00FC3480"/>
    <w:rsid w:val="00FC372C"/>
    <w:rsid w:val="00FC4315"/>
    <w:rsid w:val="00FC6061"/>
    <w:rsid w:val="00FC7CE5"/>
    <w:rsid w:val="00FD0570"/>
    <w:rsid w:val="00FD36C8"/>
    <w:rsid w:val="00FD4EA4"/>
    <w:rsid w:val="00FD69BF"/>
    <w:rsid w:val="00FE4890"/>
    <w:rsid w:val="00FE4BD6"/>
    <w:rsid w:val="00FE4F22"/>
    <w:rsid w:val="00FE5374"/>
    <w:rsid w:val="00FE5999"/>
    <w:rsid w:val="00FF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C0823"/>
  <w15:docId w15:val="{CBB6BC59-2F95-4C2B-8851-014B75C41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46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45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D530F"/>
    <w:pPr>
      <w:keepNext/>
      <w:keepLines/>
      <w:spacing w:before="260" w:after="260" w:line="415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D530F"/>
    <w:pPr>
      <w:keepNext/>
      <w:keepLines/>
      <w:spacing w:before="260" w:after="260" w:line="415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B7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5759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57597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9C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C588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C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C5884"/>
    <w:rPr>
      <w:sz w:val="18"/>
      <w:szCs w:val="18"/>
    </w:rPr>
  </w:style>
  <w:style w:type="character" w:customStyle="1" w:styleId="20">
    <w:name w:val="标题 2 字符"/>
    <w:basedOn w:val="a0"/>
    <w:link w:val="2"/>
    <w:rsid w:val="005D530F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5D530F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245F9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905F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ocument Map"/>
    <w:basedOn w:val="a"/>
    <w:link w:val="ac"/>
    <w:uiPriority w:val="99"/>
    <w:semiHidden/>
    <w:unhideWhenUsed/>
    <w:rsid w:val="005D38B2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5D38B2"/>
    <w:rPr>
      <w:rFonts w:ascii="宋体" w:eastAsia="宋体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A86F6B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A86F6B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A86F6B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A86F6B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A86F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21" Type="http://schemas.openxmlformats.org/officeDocument/2006/relationships/image" Target="media/image10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50" Type="http://schemas.openxmlformats.org/officeDocument/2006/relationships/image" Target="media/image26.emf"/><Relationship Id="rId55" Type="http://schemas.openxmlformats.org/officeDocument/2006/relationships/oleObject" Target="embeddings/oleObject20.bin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image" Target="media/image19.emf"/><Relationship Id="rId46" Type="http://schemas.openxmlformats.org/officeDocument/2006/relationships/image" Target="media/image2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4.emf"/><Relationship Id="rId41" Type="http://schemas.openxmlformats.org/officeDocument/2006/relationships/image" Target="media/image21.emf"/><Relationship Id="rId54" Type="http://schemas.openxmlformats.org/officeDocument/2006/relationships/image" Target="media/image2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oleObject" Target="embeddings/oleObject16.bin"/><Relationship Id="rId53" Type="http://schemas.microsoft.com/office/2011/relationships/commentsExtended" Target="commentsExtended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8.bin"/><Relationship Id="rId57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4" Type="http://schemas.openxmlformats.org/officeDocument/2006/relationships/image" Target="media/image23.emf"/><Relationship Id="rId52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oleObject" Target="embeddings/oleObject6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5.emf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33</Pages>
  <Words>526</Words>
  <Characters>3003</Characters>
  <Application>Microsoft Office Word</Application>
  <DocSecurity>0</DocSecurity>
  <Lines>25</Lines>
  <Paragraphs>7</Paragraphs>
  <ScaleCrop>false</ScaleCrop>
  <Company>Microsoft</Company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Administrator</cp:lastModifiedBy>
  <cp:revision>11</cp:revision>
  <dcterms:created xsi:type="dcterms:W3CDTF">2019-03-06T07:57:00Z</dcterms:created>
  <dcterms:modified xsi:type="dcterms:W3CDTF">2020-10-10T01:27:00Z</dcterms:modified>
</cp:coreProperties>
</file>